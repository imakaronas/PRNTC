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370477" w:rsidRDefault="00511B1A" w:rsidP="00370477"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B81948" wp14:editId="0CAEAF09">
                <wp:simplePos x="0" y="0"/>
                <wp:positionH relativeFrom="column">
                  <wp:posOffset>-727710</wp:posOffset>
                </wp:positionH>
                <wp:positionV relativeFrom="paragraph">
                  <wp:posOffset>-1296035</wp:posOffset>
                </wp:positionV>
                <wp:extent cx="7591425" cy="1240155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12401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309D0" id="Rectangle 1" o:spid="_x0000_s1026" style="position:absolute;margin-left:-57.3pt;margin-top:-102.05pt;width:597.75pt;height:97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" fillcolor="white [3212]" stroked="f" strokeweight="2pt"/>
            </w:pict>
          </mc:Fallback>
        </mc:AlternateContent>
      </w:r>
      <w:r w:rsidR="00C11BFA">
        <w:rPr>
          <w:noProof/>
          <w:lang w:eastAsia="el-GR"/>
        </w:rPr>
        <w:drawing>
          <wp:anchor distT="0" distB="0" distL="114300" distR="114300" simplePos="0" relativeHeight="251663360" behindDoc="0" locked="0" layoutInCell="1" allowOverlap="1" wp14:anchorId="247D9183" wp14:editId="00440CA2">
            <wp:simplePos x="0" y="0"/>
            <wp:positionH relativeFrom="column">
              <wp:posOffset>-367030</wp:posOffset>
            </wp:positionH>
            <wp:positionV relativeFrom="paragraph">
              <wp:posOffset>-1191260</wp:posOffset>
            </wp:positionV>
            <wp:extent cx="6821805" cy="113411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805" cy="113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477" w:rsidRPr="00E87985">
        <w:rPr>
          <w:noProof/>
          <w:lang w:eastAsia="el-GR"/>
        </w:rPr>
        <w:drawing>
          <wp:anchor distT="0" distB="0" distL="114300" distR="114300" simplePos="0" relativeHeight="251660288" behindDoc="1" locked="0" layoutInCell="1" allowOverlap="1" wp14:anchorId="4DA5659D" wp14:editId="5D380BCE">
            <wp:simplePos x="0" y="0"/>
            <wp:positionH relativeFrom="column">
              <wp:posOffset>6941820</wp:posOffset>
            </wp:positionH>
            <wp:positionV relativeFrom="paragraph">
              <wp:posOffset>-1425575</wp:posOffset>
            </wp:positionV>
            <wp:extent cx="7592060" cy="11325225"/>
            <wp:effectExtent l="0" t="0" r="8890" b="9525"/>
            <wp:wrapNone/>
            <wp:docPr id="3" name="Picture 3" descr="A4_01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4_01_FINA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1132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477" w:rsidRPr="00E87985">
        <w:rPr>
          <w:noProof/>
          <w:lang w:eastAsia="el-GR"/>
        </w:rPr>
        <w:drawing>
          <wp:anchor distT="0" distB="0" distL="114300" distR="114300" simplePos="0" relativeHeight="251659264" behindDoc="1" locked="0" layoutInCell="1" allowOverlap="1" wp14:anchorId="6DEB5CCD" wp14:editId="795428A5">
            <wp:simplePos x="0" y="0"/>
            <wp:positionH relativeFrom="column">
              <wp:posOffset>-716280</wp:posOffset>
            </wp:positionH>
            <wp:positionV relativeFrom="paragraph">
              <wp:posOffset>-1511623</wp:posOffset>
            </wp:positionV>
            <wp:extent cx="7592060" cy="11325225"/>
            <wp:effectExtent l="0" t="0" r="8890" b="9525"/>
            <wp:wrapNone/>
            <wp:docPr id="57" name="Picture 57" descr="A4_01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4_01_FINA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1132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0477" w:rsidRDefault="00370477" w:rsidP="00370477"/>
    <w:p w:rsidR="00370477" w:rsidRDefault="00370477" w:rsidP="00370477"/>
    <w:p w:rsidR="00370477" w:rsidRDefault="00370477" w:rsidP="00370477"/>
    <w:p w:rsidR="00370477" w:rsidRDefault="00370477" w:rsidP="00370477"/>
    <w:p w:rsidR="00370477" w:rsidRDefault="00370477" w:rsidP="00370477"/>
    <w:p w:rsidR="00370477" w:rsidRDefault="00370477" w:rsidP="00370477"/>
    <w:p w:rsidR="00AE792D" w:rsidRDefault="00AE792D" w:rsidP="00370477">
      <w:pPr>
        <w:jc w:val="center"/>
        <w:rPr>
          <w:b/>
          <w:sz w:val="52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AE792D" w:rsidRDefault="00370477" w:rsidP="00370477">
      <w:pPr>
        <w:jc w:val="center"/>
        <w:rPr>
          <w:b/>
          <w:sz w:val="52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AE792D">
        <w:rPr>
          <w:b/>
          <w:sz w:val="52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PRINTEC Group of Companies</w:t>
      </w:r>
    </w:p>
    <w:p w:rsidR="00370477" w:rsidRPr="00050493" w:rsidRDefault="00370477" w:rsidP="00370477">
      <w:pPr>
        <w:jc w:val="center"/>
        <w:rPr>
          <w:b/>
          <w:sz w:val="40"/>
          <w:lang w:val="en-US"/>
        </w:rPr>
      </w:pPr>
    </w:p>
    <w:p w:rsidR="00370477" w:rsidRDefault="00370477" w:rsidP="00370477">
      <w:pPr>
        <w:jc w:val="center"/>
        <w:rPr>
          <w:b/>
          <w:sz w:val="40"/>
          <w:lang w:val="en-US"/>
        </w:rPr>
      </w:pPr>
    </w:p>
    <w:p w:rsidR="00F85FEA" w:rsidRPr="00050493" w:rsidRDefault="00F85FEA" w:rsidP="00370477">
      <w:pPr>
        <w:jc w:val="center"/>
        <w:rPr>
          <w:b/>
          <w:sz w:val="40"/>
          <w:lang w:val="en-US"/>
        </w:rPr>
      </w:pPr>
    </w:p>
    <w:p w:rsidR="00F85FEA" w:rsidRDefault="00F85FEA" w:rsidP="00370477">
      <w:pPr>
        <w:jc w:val="center"/>
        <w:rPr>
          <w:b/>
          <w:sz w:val="56"/>
          <w:szCs w:val="56"/>
          <w:lang w:val="en-GB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</w:p>
    <w:p w:rsidR="00CC04D3" w:rsidRDefault="003602BB" w:rsidP="00DD7CB4">
      <w:pPr>
        <w:spacing w:before="240"/>
        <w:jc w:val="center"/>
        <w:rPr>
          <w:b/>
          <w:sz w:val="56"/>
          <w:szCs w:val="60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3602BB">
        <w:rPr>
          <w:b/>
          <w:sz w:val="56"/>
          <w:szCs w:val="60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Printec</w:t>
      </w:r>
      <w:r>
        <w:rPr>
          <w:b/>
          <w:sz w:val="56"/>
          <w:szCs w:val="60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  <w:del w:id="1" w:author="Makaronas Ioannis" w:date="2016-07-22T12:38:00Z">
        <w:r w:rsidRPr="003602BB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SSK</w:delText>
        </w:r>
        <w:r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 xml:space="preserve"> </w:delText>
        </w:r>
      </w:del>
      <w:ins w:id="2" w:author="Makaronas Ioannis" w:date="2016-07-22T12:38:00Z">
        <w:r w:rsidR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t>TMS Clear Log Files</w:t>
        </w:r>
      </w:ins>
      <w:del w:id="3" w:author="Makaronas Ioannis" w:date="2016-07-22T12:39:00Z">
        <w:r w:rsidRPr="003602BB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Agent</w:delText>
        </w:r>
        <w:r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 xml:space="preserve"> </w:delText>
        </w:r>
        <w:r w:rsidRPr="003602BB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Invo</w:delText>
        </w:r>
        <w:r w:rsidR="00C304C2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c</w:delText>
        </w:r>
        <w:r w:rsidRPr="003602BB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ation</w:delText>
        </w:r>
      </w:del>
    </w:p>
    <w:p w:rsidR="00DD7CB4" w:rsidRPr="00DD7CB4" w:rsidRDefault="00DD7CB4" w:rsidP="00DD7CB4">
      <w:pPr>
        <w:spacing w:before="240"/>
        <w:jc w:val="center"/>
        <w:rPr>
          <w:b/>
          <w:sz w:val="56"/>
          <w:szCs w:val="60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050493" w:rsidRDefault="00370477" w:rsidP="00370477">
      <w:pPr>
        <w:jc w:val="right"/>
        <w:rPr>
          <w:sz w:val="32"/>
          <w:szCs w:val="32"/>
          <w:lang w:val="en-GB"/>
        </w:rPr>
      </w:pPr>
    </w:p>
    <w:p w:rsidR="00370477" w:rsidRPr="00050493" w:rsidRDefault="00370477" w:rsidP="00370477">
      <w:pPr>
        <w:jc w:val="right"/>
        <w:rPr>
          <w:sz w:val="32"/>
          <w:szCs w:val="32"/>
          <w:lang w:val="en-GB"/>
        </w:rPr>
      </w:pPr>
    </w:p>
    <w:p w:rsidR="00370477" w:rsidRDefault="00370477" w:rsidP="00370477">
      <w:pPr>
        <w:jc w:val="right"/>
        <w:rPr>
          <w:sz w:val="32"/>
          <w:szCs w:val="32"/>
          <w:lang w:val="en-GB"/>
        </w:rPr>
      </w:pPr>
    </w:p>
    <w:p w:rsidR="008249CB" w:rsidRPr="00050493" w:rsidRDefault="008249CB" w:rsidP="00370477">
      <w:pPr>
        <w:jc w:val="right"/>
        <w:rPr>
          <w:sz w:val="32"/>
          <w:szCs w:val="32"/>
          <w:lang w:val="en-GB"/>
        </w:rPr>
      </w:pPr>
    </w:p>
    <w:p w:rsidR="00370477" w:rsidRDefault="00370477" w:rsidP="00370477">
      <w:pPr>
        <w:jc w:val="right"/>
        <w:rPr>
          <w:sz w:val="32"/>
          <w:szCs w:val="32"/>
          <w:lang w:val="en-GB"/>
        </w:rPr>
      </w:pPr>
    </w:p>
    <w:p w:rsidR="00F85FEA" w:rsidRDefault="00F85FEA" w:rsidP="00370477">
      <w:pPr>
        <w:jc w:val="right"/>
        <w:rPr>
          <w:sz w:val="32"/>
          <w:szCs w:val="32"/>
          <w:lang w:val="en-GB"/>
        </w:rPr>
      </w:pPr>
    </w:p>
    <w:p w:rsidR="00370477" w:rsidRPr="00050493" w:rsidRDefault="00370477" w:rsidP="00370477">
      <w:pPr>
        <w:jc w:val="right"/>
        <w:rPr>
          <w:sz w:val="32"/>
          <w:szCs w:val="32"/>
          <w:lang w:val="en-GB"/>
        </w:rPr>
      </w:pPr>
    </w:p>
    <w:p w:rsidR="00370477" w:rsidRPr="00050493" w:rsidRDefault="00370477" w:rsidP="00370477">
      <w:pPr>
        <w:jc w:val="right"/>
        <w:rPr>
          <w:sz w:val="32"/>
          <w:szCs w:val="32"/>
          <w:lang w:val="en-GB"/>
        </w:rPr>
      </w:pPr>
    </w:p>
    <w:p w:rsidR="00370477" w:rsidRPr="00673A2D" w:rsidRDefault="00370477" w:rsidP="00370477">
      <w:pPr>
        <w:jc w:val="right"/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PRINTEC GREECE</w:t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begin"/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instrText xml:space="preserve"> DOCPROPERTY  Client  \* MERGEFORMAT </w:instrText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end"/>
      </w:r>
    </w:p>
    <w:p w:rsidR="00370477" w:rsidRPr="00673A2D" w:rsidRDefault="00370477" w:rsidP="00370477">
      <w:pPr>
        <w:jc w:val="right"/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begin"/>
      </w:r>
      <w:r w:rsidRPr="00673A2D">
        <w:rPr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instrText xml:space="preserve"> DOCPROPERTY  Division  \* MERGEFORMAT </w:instrText>
      </w:r>
      <w:r w:rsidRPr="00673A2D">
        <w:rPr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separate"/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Professional Services Department</w:t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end"/>
      </w:r>
    </w:p>
    <w:p w:rsidR="00370477" w:rsidRPr="00673A2D" w:rsidRDefault="00370477" w:rsidP="00370477">
      <w:pPr>
        <w:jc w:val="right"/>
        <w:rPr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370477">
      <w:pPr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370477">
      <w:pPr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370477">
      <w:pPr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370477">
      <w:pPr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AE792D">
      <w:pPr>
        <w:jc w:val="center"/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FOR INTERNAL USE ONLY</w:t>
      </w:r>
      <w:r w:rsidRPr="00673A2D"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br w:type="page"/>
      </w:r>
    </w:p>
    <w:p w:rsidR="00370477" w:rsidRPr="00673A2D" w:rsidRDefault="00CE45DC" w:rsidP="00370477">
      <w:pPr>
        <w:jc w:val="center"/>
        <w:rPr>
          <w:b/>
          <w:sz w:val="28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b/>
          <w:sz w:val="28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lastRenderedPageBreak/>
        <w:t xml:space="preserve">Document </w:t>
      </w:r>
      <w:r w:rsidR="00370477" w:rsidRPr="00673A2D">
        <w:rPr>
          <w:b/>
          <w:sz w:val="28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Revision History</w:t>
      </w:r>
    </w:p>
    <w:p w:rsidR="00370477" w:rsidRPr="007F01B8" w:rsidRDefault="00370477" w:rsidP="00370477">
      <w:pPr>
        <w:jc w:val="center"/>
        <w:rPr>
          <w:b/>
          <w:sz w:val="28"/>
          <w:lang w:val="en-US"/>
        </w:rPr>
      </w:pPr>
    </w:p>
    <w:tbl>
      <w:tblPr>
        <w:tblW w:w="9475" w:type="dxa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72"/>
        <w:gridCol w:w="1123"/>
        <w:gridCol w:w="1830"/>
        <w:gridCol w:w="4587"/>
        <w:gridCol w:w="1063"/>
      </w:tblGrid>
      <w:tr w:rsidR="00370477" w:rsidRPr="00184FCB" w:rsidTr="001A7E0D">
        <w:trPr>
          <w:cantSplit/>
          <w:jc w:val="center"/>
        </w:trPr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Version</w:t>
            </w:r>
          </w:p>
        </w:tc>
        <w:tc>
          <w:tcPr>
            <w:tcW w:w="1123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Date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Author</w:t>
            </w:r>
          </w:p>
        </w:tc>
        <w:tc>
          <w:tcPr>
            <w:tcW w:w="4587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Description / Reasons for Change</w:t>
            </w:r>
          </w:p>
        </w:tc>
        <w:tc>
          <w:tcPr>
            <w:tcW w:w="1063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Pages</w:t>
            </w:r>
          </w:p>
        </w:tc>
      </w:tr>
      <w:tr w:rsidR="00370477" w:rsidRPr="00EA613B" w:rsidTr="001A7E0D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2" w:type="dxa"/>
            <w:tcBorders>
              <w:left w:val="single" w:sz="6" w:space="0" w:color="auto"/>
            </w:tcBorders>
            <w:vAlign w:val="center"/>
          </w:tcPr>
          <w:p w:rsidR="00370477" w:rsidRPr="009F31E6" w:rsidRDefault="00370477" w:rsidP="001A7E0D">
            <w:pPr>
              <w:spacing w:after="40"/>
              <w:jc w:val="center"/>
              <w:rPr>
                <w:sz w:val="20"/>
              </w:rPr>
              <w:pPrChange w:id="4" w:author="Makaronas Ioannis" w:date="2017-10-03T10:57:00Z">
                <w:pPr>
                  <w:spacing w:after="40"/>
                  <w:jc w:val="center"/>
                </w:pPr>
              </w:pPrChange>
            </w:pPr>
            <w:r w:rsidRPr="009F31E6">
              <w:rPr>
                <w:sz w:val="20"/>
              </w:rPr>
              <w:t>1.0</w:t>
            </w:r>
          </w:p>
        </w:tc>
        <w:tc>
          <w:tcPr>
            <w:tcW w:w="1123" w:type="dxa"/>
            <w:vAlign w:val="center"/>
          </w:tcPr>
          <w:p w:rsidR="00370477" w:rsidRPr="00E32AF8" w:rsidRDefault="003602BB" w:rsidP="001A7E0D">
            <w:pPr>
              <w:spacing w:after="40"/>
              <w:jc w:val="center"/>
              <w:rPr>
                <w:sz w:val="20"/>
                <w:lang w:val="en-US"/>
              </w:rPr>
              <w:pPrChange w:id="5" w:author="Makaronas Ioannis" w:date="2017-10-03T10:57:00Z">
                <w:pPr>
                  <w:spacing w:after="40"/>
                  <w:jc w:val="center"/>
                </w:pPr>
              </w:pPrChange>
            </w:pPr>
            <w:del w:id="6" w:author="Makaronas Ioannis" w:date="2016-07-22T12:39:00Z">
              <w:r w:rsidDel="0021109E">
                <w:rPr>
                  <w:sz w:val="20"/>
                  <w:lang w:val="en-US"/>
                </w:rPr>
                <w:delText>20</w:delText>
              </w:r>
            </w:del>
            <w:ins w:id="7" w:author="Makaronas Ioannis" w:date="2016-07-22T12:39:00Z">
              <w:r w:rsidR="0021109E">
                <w:rPr>
                  <w:sz w:val="20"/>
                  <w:lang w:val="en-US"/>
                </w:rPr>
                <w:t>2</w:t>
              </w:r>
            </w:ins>
            <w:ins w:id="8" w:author="Makaronas Ioannis" w:date="2016-07-25T13:22:00Z">
              <w:r w:rsidR="00AB4BCD">
                <w:rPr>
                  <w:sz w:val="20"/>
                </w:rPr>
                <w:t>5</w:t>
              </w:r>
            </w:ins>
            <w:r w:rsidR="00DD7CB4">
              <w:rPr>
                <w:sz w:val="20"/>
                <w:lang w:val="en-US"/>
              </w:rPr>
              <w:t>/</w:t>
            </w:r>
            <w:r>
              <w:rPr>
                <w:sz w:val="20"/>
                <w:lang w:val="en-US"/>
              </w:rPr>
              <w:t>7</w:t>
            </w:r>
            <w:r w:rsidR="00DD7CB4">
              <w:rPr>
                <w:sz w:val="20"/>
                <w:lang w:val="en-US"/>
              </w:rPr>
              <w:t>/2016</w:t>
            </w:r>
          </w:p>
        </w:tc>
        <w:tc>
          <w:tcPr>
            <w:tcW w:w="1830" w:type="dxa"/>
            <w:vAlign w:val="center"/>
          </w:tcPr>
          <w:p w:rsidR="00370477" w:rsidRPr="009F31E6" w:rsidRDefault="003602BB" w:rsidP="00BA6006">
            <w:pPr>
              <w:spacing w:after="4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Makaronas Ioannis</w:t>
            </w:r>
          </w:p>
        </w:tc>
        <w:tc>
          <w:tcPr>
            <w:tcW w:w="4587" w:type="dxa"/>
            <w:vAlign w:val="center"/>
          </w:tcPr>
          <w:p w:rsidR="00370477" w:rsidRPr="007F01B8" w:rsidRDefault="00370477" w:rsidP="00126B2D">
            <w:pPr>
              <w:spacing w:after="40"/>
              <w:jc w:val="center"/>
              <w:rPr>
                <w:sz w:val="20"/>
                <w:lang w:val="en-US"/>
              </w:rPr>
              <w:pPrChange w:id="9" w:author="Makaronas Ioannis" w:date="2017-10-03T11:31:00Z">
                <w:pPr>
                  <w:spacing w:after="40"/>
                  <w:jc w:val="center"/>
                </w:pPr>
              </w:pPrChange>
            </w:pPr>
            <w:r>
              <w:rPr>
                <w:sz w:val="20"/>
                <w:lang w:val="en-US"/>
              </w:rPr>
              <w:t>First version</w:t>
            </w:r>
          </w:p>
        </w:tc>
        <w:tc>
          <w:tcPr>
            <w:tcW w:w="1063" w:type="dxa"/>
            <w:tcBorders>
              <w:right w:val="single" w:sz="6" w:space="0" w:color="auto"/>
            </w:tcBorders>
            <w:vAlign w:val="center"/>
          </w:tcPr>
          <w:p w:rsidR="00370477" w:rsidRPr="00E32AF8" w:rsidRDefault="00126B2D" w:rsidP="00126B2D">
            <w:pPr>
              <w:spacing w:after="40"/>
              <w:jc w:val="center"/>
              <w:rPr>
                <w:sz w:val="20"/>
                <w:lang w:val="en-US"/>
              </w:rPr>
              <w:pPrChange w:id="10" w:author="Makaronas Ioannis" w:date="2017-10-03T11:31:00Z">
                <w:pPr>
                  <w:spacing w:after="40"/>
                  <w:jc w:val="center"/>
                </w:pPr>
              </w:pPrChange>
            </w:pPr>
            <w:ins w:id="11" w:author="Makaronas Ioannis" w:date="2017-10-03T11:31:00Z">
              <w:r>
                <w:rPr>
                  <w:sz w:val="20"/>
                  <w:lang w:val="en-US"/>
                </w:rPr>
                <w:t>13</w:t>
              </w:r>
            </w:ins>
          </w:p>
        </w:tc>
      </w:tr>
      <w:tr w:rsidR="001A7E0D" w:rsidRPr="00126B2D" w:rsidTr="001A7E0D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2" w:type="dxa"/>
            <w:tcBorders>
              <w:left w:val="single" w:sz="6" w:space="0" w:color="auto"/>
            </w:tcBorders>
            <w:vAlign w:val="center"/>
          </w:tcPr>
          <w:p w:rsidR="001A7E0D" w:rsidRPr="00EB6317" w:rsidRDefault="001A7E0D" w:rsidP="001A7E0D">
            <w:pPr>
              <w:spacing w:after="40"/>
              <w:jc w:val="center"/>
              <w:rPr>
                <w:sz w:val="20"/>
              </w:rPr>
              <w:pPrChange w:id="12" w:author="Makaronas Ioannis" w:date="2017-10-03T10:57:00Z">
                <w:pPr>
                  <w:spacing w:after="40"/>
                </w:pPr>
              </w:pPrChange>
            </w:pPr>
            <w:ins w:id="13" w:author="Makaronas Ioannis" w:date="2017-10-03T10:57:00Z">
              <w:r w:rsidRPr="009F31E6">
                <w:rPr>
                  <w:sz w:val="20"/>
                </w:rPr>
                <w:t>1.</w:t>
              </w:r>
              <w:r>
                <w:rPr>
                  <w:sz w:val="20"/>
                </w:rPr>
                <w:t>1</w:t>
              </w:r>
            </w:ins>
          </w:p>
        </w:tc>
        <w:tc>
          <w:tcPr>
            <w:tcW w:w="1123" w:type="dxa"/>
            <w:vAlign w:val="center"/>
          </w:tcPr>
          <w:p w:rsidR="001A7E0D" w:rsidRPr="00EB6317" w:rsidRDefault="001A7E0D" w:rsidP="001A7E0D">
            <w:pPr>
              <w:spacing w:after="40"/>
              <w:jc w:val="center"/>
              <w:rPr>
                <w:sz w:val="20"/>
              </w:rPr>
              <w:pPrChange w:id="14" w:author="Makaronas Ioannis" w:date="2017-10-03T10:58:00Z">
                <w:pPr>
                  <w:spacing w:after="40"/>
                  <w:jc w:val="center"/>
                </w:pPr>
              </w:pPrChange>
            </w:pPr>
            <w:ins w:id="15" w:author="Makaronas Ioannis" w:date="2017-10-03T10:58:00Z">
              <w:r>
                <w:rPr>
                  <w:sz w:val="20"/>
                  <w:lang w:val="en-US"/>
                </w:rPr>
                <w:t>03</w:t>
              </w:r>
            </w:ins>
            <w:ins w:id="16" w:author="Makaronas Ioannis" w:date="2017-10-03T10:57:00Z">
              <w:r>
                <w:rPr>
                  <w:sz w:val="20"/>
                  <w:lang w:val="en-US"/>
                </w:rPr>
                <w:t>/</w:t>
              </w:r>
            </w:ins>
            <w:ins w:id="17" w:author="Makaronas Ioannis" w:date="2017-10-03T10:58:00Z">
              <w:r>
                <w:rPr>
                  <w:sz w:val="20"/>
                  <w:lang w:val="en-US"/>
                </w:rPr>
                <w:t>10</w:t>
              </w:r>
            </w:ins>
            <w:ins w:id="18" w:author="Makaronas Ioannis" w:date="2017-10-03T10:57:00Z">
              <w:r>
                <w:rPr>
                  <w:sz w:val="20"/>
                  <w:lang w:val="en-US"/>
                </w:rPr>
                <w:t>/201</w:t>
              </w:r>
            </w:ins>
            <w:ins w:id="19" w:author="Makaronas Ioannis" w:date="2017-10-03T10:58:00Z">
              <w:r>
                <w:rPr>
                  <w:sz w:val="20"/>
                  <w:lang w:val="en-US"/>
                </w:rPr>
                <w:t>7</w:t>
              </w:r>
            </w:ins>
          </w:p>
        </w:tc>
        <w:tc>
          <w:tcPr>
            <w:tcW w:w="1830" w:type="dxa"/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  <w:ins w:id="20" w:author="Makaronas Ioannis" w:date="2017-10-03T10:57:00Z">
              <w:r>
                <w:rPr>
                  <w:sz w:val="20"/>
                  <w:lang w:val="en-US"/>
                </w:rPr>
                <w:t>Makaronas Ioannis</w:t>
              </w:r>
            </w:ins>
          </w:p>
        </w:tc>
        <w:tc>
          <w:tcPr>
            <w:tcW w:w="4587" w:type="dxa"/>
            <w:vAlign w:val="center"/>
          </w:tcPr>
          <w:p w:rsidR="001A7E0D" w:rsidRPr="00126B2D" w:rsidRDefault="001A7E0D" w:rsidP="00126B2D">
            <w:pPr>
              <w:spacing w:after="40"/>
              <w:jc w:val="center"/>
              <w:rPr>
                <w:sz w:val="20"/>
                <w:lang w:val="en-US"/>
                <w:rPrChange w:id="21" w:author="Makaronas Ioannis" w:date="2017-10-03T11:30:00Z">
                  <w:rPr>
                    <w:sz w:val="20"/>
                    <w:lang w:val="en-US"/>
                  </w:rPr>
                </w:rPrChange>
              </w:rPr>
              <w:pPrChange w:id="22" w:author="Makaronas Ioannis" w:date="2017-10-03T11:31:00Z">
                <w:pPr>
                  <w:spacing w:after="40"/>
                </w:pPr>
              </w:pPrChange>
            </w:pPr>
            <w:ins w:id="23" w:author="Makaronas Ioannis" w:date="2017-10-03T10:58:00Z">
              <w:r>
                <w:rPr>
                  <w:sz w:val="20"/>
                  <w:lang w:val="en-US"/>
                </w:rPr>
                <w:t>Change Request</w:t>
              </w:r>
            </w:ins>
            <w:ins w:id="24" w:author="Makaronas Ioannis" w:date="2017-10-03T11:30:00Z">
              <w:r w:rsidR="00126B2D">
                <w:rPr>
                  <w:sz w:val="20"/>
                  <w:lang w:val="en-US"/>
                </w:rPr>
                <w:t xml:space="preserve"> for deleting files from a number of days before today.</w:t>
              </w:r>
            </w:ins>
          </w:p>
        </w:tc>
        <w:tc>
          <w:tcPr>
            <w:tcW w:w="1063" w:type="dxa"/>
            <w:tcBorders>
              <w:right w:val="single" w:sz="6" w:space="0" w:color="auto"/>
            </w:tcBorders>
            <w:vAlign w:val="center"/>
          </w:tcPr>
          <w:p w:rsidR="001A7E0D" w:rsidRPr="00BA07FB" w:rsidRDefault="00126B2D" w:rsidP="00126B2D">
            <w:pPr>
              <w:spacing w:after="40"/>
              <w:jc w:val="center"/>
              <w:rPr>
                <w:sz w:val="20"/>
                <w:lang w:val="en-US"/>
              </w:rPr>
              <w:pPrChange w:id="25" w:author="Makaronas Ioannis" w:date="2017-10-03T11:31:00Z">
                <w:pPr>
                  <w:spacing w:after="40"/>
                </w:pPr>
              </w:pPrChange>
            </w:pPr>
            <w:ins w:id="26" w:author="Makaronas Ioannis" w:date="2017-10-03T11:31:00Z">
              <w:r>
                <w:rPr>
                  <w:sz w:val="20"/>
                  <w:lang w:val="en-US"/>
                </w:rPr>
                <w:t>13</w:t>
              </w:r>
            </w:ins>
          </w:p>
        </w:tc>
      </w:tr>
      <w:tr w:rsidR="001A7E0D" w:rsidRPr="00126B2D" w:rsidTr="001A7E0D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2" w:type="dxa"/>
            <w:tcBorders>
              <w:left w:val="single" w:sz="6" w:space="0" w:color="auto"/>
            </w:tcBorders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123" w:type="dxa"/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830" w:type="dxa"/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4587" w:type="dxa"/>
            <w:vAlign w:val="center"/>
          </w:tcPr>
          <w:p w:rsidR="001A7E0D" w:rsidRPr="00126B2D" w:rsidRDefault="001A7E0D" w:rsidP="001A7E0D">
            <w:pPr>
              <w:spacing w:after="40"/>
              <w:jc w:val="center"/>
              <w:rPr>
                <w:sz w:val="20"/>
                <w:lang w:val="en-US"/>
                <w:rPrChange w:id="27" w:author="Makaronas Ioannis" w:date="2017-10-03T11:30:00Z">
                  <w:rPr>
                    <w:sz w:val="20"/>
                  </w:rPr>
                </w:rPrChange>
              </w:rPr>
            </w:pPr>
          </w:p>
        </w:tc>
        <w:tc>
          <w:tcPr>
            <w:tcW w:w="1063" w:type="dxa"/>
            <w:tcBorders>
              <w:right w:val="single" w:sz="6" w:space="0" w:color="auto"/>
            </w:tcBorders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</w:tr>
      <w:tr w:rsidR="001A7E0D" w:rsidRPr="00126B2D" w:rsidTr="001A7E0D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2" w:type="dxa"/>
            <w:tcBorders>
              <w:left w:val="single" w:sz="6" w:space="0" w:color="auto"/>
            </w:tcBorders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123" w:type="dxa"/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830" w:type="dxa"/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4587" w:type="dxa"/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063" w:type="dxa"/>
            <w:tcBorders>
              <w:right w:val="single" w:sz="6" w:space="0" w:color="auto"/>
            </w:tcBorders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</w:tr>
      <w:tr w:rsidR="001A7E0D" w:rsidRPr="00126B2D" w:rsidTr="001A7E0D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2" w:type="dxa"/>
            <w:tcBorders>
              <w:left w:val="single" w:sz="6" w:space="0" w:color="auto"/>
            </w:tcBorders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123" w:type="dxa"/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830" w:type="dxa"/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4587" w:type="dxa"/>
            <w:vAlign w:val="center"/>
          </w:tcPr>
          <w:p w:rsidR="001A7E0D" w:rsidRPr="00126B2D" w:rsidRDefault="001A7E0D" w:rsidP="001A7E0D">
            <w:pPr>
              <w:spacing w:after="40"/>
              <w:jc w:val="center"/>
              <w:rPr>
                <w:sz w:val="20"/>
                <w:lang w:val="en-US"/>
                <w:rPrChange w:id="28" w:author="Makaronas Ioannis" w:date="2017-10-03T11:30:00Z">
                  <w:rPr>
                    <w:sz w:val="20"/>
                  </w:rPr>
                </w:rPrChange>
              </w:rPr>
            </w:pPr>
          </w:p>
        </w:tc>
        <w:tc>
          <w:tcPr>
            <w:tcW w:w="1063" w:type="dxa"/>
            <w:tcBorders>
              <w:right w:val="single" w:sz="6" w:space="0" w:color="auto"/>
            </w:tcBorders>
            <w:vAlign w:val="center"/>
          </w:tcPr>
          <w:p w:rsidR="001A7E0D" w:rsidRPr="00BA07F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</w:tr>
      <w:tr w:rsidR="001A7E0D" w:rsidRPr="00126B2D" w:rsidTr="001A7E0D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2" w:type="dxa"/>
            <w:tcBorders>
              <w:left w:val="single" w:sz="6" w:space="0" w:color="auto"/>
            </w:tcBorders>
            <w:vAlign w:val="center"/>
          </w:tcPr>
          <w:p w:rsidR="001A7E0D" w:rsidRPr="008A004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123" w:type="dxa"/>
            <w:vAlign w:val="center"/>
          </w:tcPr>
          <w:p w:rsidR="001A7E0D" w:rsidRPr="008A004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830" w:type="dxa"/>
            <w:vAlign w:val="center"/>
          </w:tcPr>
          <w:p w:rsidR="001A7E0D" w:rsidRPr="008A004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4587" w:type="dxa"/>
            <w:vAlign w:val="center"/>
          </w:tcPr>
          <w:p w:rsidR="001A7E0D" w:rsidRPr="008A004B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063" w:type="dxa"/>
            <w:tcBorders>
              <w:right w:val="single" w:sz="6" w:space="0" w:color="auto"/>
            </w:tcBorders>
            <w:vAlign w:val="center"/>
          </w:tcPr>
          <w:p w:rsidR="001A7E0D" w:rsidRPr="00253067" w:rsidRDefault="001A7E0D" w:rsidP="001A7E0D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</w:tr>
      <w:tr w:rsidR="001A7E0D" w:rsidRPr="00126B2D" w:rsidTr="001A7E0D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2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:rsidR="001A7E0D" w:rsidRPr="00126B2D" w:rsidRDefault="001A7E0D" w:rsidP="001A7E0D">
            <w:pPr>
              <w:spacing w:after="40"/>
              <w:jc w:val="center"/>
              <w:rPr>
                <w:sz w:val="20"/>
                <w:lang w:val="en-US"/>
                <w:rPrChange w:id="29" w:author="Makaronas Ioannis" w:date="2017-10-03T11:30:00Z">
                  <w:rPr>
                    <w:sz w:val="20"/>
                  </w:rPr>
                </w:rPrChange>
              </w:rPr>
            </w:pPr>
          </w:p>
        </w:tc>
        <w:tc>
          <w:tcPr>
            <w:tcW w:w="1123" w:type="dxa"/>
            <w:tcBorders>
              <w:bottom w:val="single" w:sz="6" w:space="0" w:color="auto"/>
            </w:tcBorders>
            <w:vAlign w:val="center"/>
          </w:tcPr>
          <w:p w:rsidR="001A7E0D" w:rsidRPr="00126B2D" w:rsidRDefault="001A7E0D" w:rsidP="001A7E0D">
            <w:pPr>
              <w:spacing w:after="40"/>
              <w:jc w:val="center"/>
              <w:rPr>
                <w:sz w:val="20"/>
                <w:lang w:val="en-US"/>
                <w:rPrChange w:id="30" w:author="Makaronas Ioannis" w:date="2017-10-03T11:30:00Z">
                  <w:rPr>
                    <w:sz w:val="20"/>
                  </w:rPr>
                </w:rPrChange>
              </w:rPr>
            </w:pPr>
          </w:p>
        </w:tc>
        <w:tc>
          <w:tcPr>
            <w:tcW w:w="1830" w:type="dxa"/>
            <w:tcBorders>
              <w:bottom w:val="single" w:sz="6" w:space="0" w:color="auto"/>
            </w:tcBorders>
            <w:vAlign w:val="center"/>
          </w:tcPr>
          <w:p w:rsidR="001A7E0D" w:rsidRPr="00126B2D" w:rsidRDefault="001A7E0D" w:rsidP="001A7E0D">
            <w:pPr>
              <w:spacing w:after="40"/>
              <w:jc w:val="center"/>
              <w:rPr>
                <w:sz w:val="20"/>
                <w:lang w:val="en-US"/>
                <w:rPrChange w:id="31" w:author="Makaronas Ioannis" w:date="2017-10-03T11:30:00Z">
                  <w:rPr>
                    <w:sz w:val="20"/>
                  </w:rPr>
                </w:rPrChange>
              </w:rPr>
            </w:pPr>
          </w:p>
        </w:tc>
        <w:tc>
          <w:tcPr>
            <w:tcW w:w="4587" w:type="dxa"/>
            <w:tcBorders>
              <w:bottom w:val="single" w:sz="6" w:space="0" w:color="auto"/>
            </w:tcBorders>
            <w:vAlign w:val="center"/>
          </w:tcPr>
          <w:p w:rsidR="001A7E0D" w:rsidRPr="00126B2D" w:rsidRDefault="001A7E0D" w:rsidP="001A7E0D">
            <w:pPr>
              <w:spacing w:after="40"/>
              <w:jc w:val="center"/>
              <w:rPr>
                <w:sz w:val="20"/>
                <w:lang w:val="en-US"/>
                <w:rPrChange w:id="32" w:author="Makaronas Ioannis" w:date="2017-10-03T11:30:00Z">
                  <w:rPr>
                    <w:sz w:val="20"/>
                  </w:rPr>
                </w:rPrChange>
              </w:rPr>
            </w:pPr>
          </w:p>
        </w:tc>
        <w:tc>
          <w:tcPr>
            <w:tcW w:w="1063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1A7E0D" w:rsidRPr="00126B2D" w:rsidRDefault="001A7E0D" w:rsidP="001A7E0D">
            <w:pPr>
              <w:spacing w:after="40"/>
              <w:jc w:val="center"/>
              <w:rPr>
                <w:sz w:val="20"/>
                <w:lang w:val="en-US"/>
                <w:rPrChange w:id="33" w:author="Makaronas Ioannis" w:date="2017-10-03T11:30:00Z">
                  <w:rPr>
                    <w:sz w:val="20"/>
                  </w:rPr>
                </w:rPrChange>
              </w:rPr>
            </w:pPr>
          </w:p>
        </w:tc>
      </w:tr>
    </w:tbl>
    <w:p w:rsidR="00370477" w:rsidRPr="00126B2D" w:rsidRDefault="00370477" w:rsidP="00370477">
      <w:pPr>
        <w:jc w:val="center"/>
        <w:rPr>
          <w:lang w:val="en-US"/>
          <w:rPrChange w:id="34" w:author="Makaronas Ioannis" w:date="2017-10-03T11:30:00Z">
            <w:rPr/>
          </w:rPrChange>
        </w:rPr>
      </w:pPr>
    </w:p>
    <w:p w:rsidR="00370477" w:rsidRPr="00126B2D" w:rsidRDefault="00370477" w:rsidP="00370477">
      <w:pPr>
        <w:jc w:val="center"/>
        <w:rPr>
          <w:lang w:val="en-US"/>
          <w:rPrChange w:id="35" w:author="Makaronas Ioannis" w:date="2017-10-03T11:30:00Z">
            <w:rPr/>
          </w:rPrChange>
        </w:rPr>
      </w:pPr>
    </w:p>
    <w:p w:rsidR="00370477" w:rsidRPr="00673A2D" w:rsidRDefault="00370477" w:rsidP="00370477">
      <w:pPr>
        <w:jc w:val="center"/>
        <w:rPr>
          <w:b/>
          <w:sz w:val="28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b/>
          <w:sz w:val="28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Referenced Documents</w:t>
      </w:r>
    </w:p>
    <w:p w:rsidR="00370477" w:rsidRPr="009F31E6" w:rsidRDefault="00370477" w:rsidP="00370477">
      <w:pPr>
        <w:jc w:val="center"/>
        <w:rPr>
          <w:b/>
          <w:sz w:val="28"/>
        </w:rPr>
      </w:pPr>
    </w:p>
    <w:tbl>
      <w:tblPr>
        <w:tblW w:w="9480" w:type="dxa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816"/>
        <w:gridCol w:w="2105"/>
        <w:gridCol w:w="6559"/>
      </w:tblGrid>
      <w:tr w:rsidR="00370477" w:rsidRPr="00184FCB" w:rsidTr="00BA6006">
        <w:trPr>
          <w:cantSplit/>
          <w:jc w:val="center"/>
        </w:trPr>
        <w:tc>
          <w:tcPr>
            <w:tcW w:w="816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szCs w:val="20"/>
                <w:lang w:val="en-GB"/>
              </w:rPr>
            </w:pPr>
            <w:r w:rsidRPr="00184FCB">
              <w:rPr>
                <w:b/>
                <w:sz w:val="20"/>
                <w:szCs w:val="20"/>
                <w:lang w:val="en-GB"/>
              </w:rPr>
              <w:t>ID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szCs w:val="20"/>
                <w:lang w:val="en-GB"/>
              </w:rPr>
            </w:pPr>
            <w:r>
              <w:rPr>
                <w:b/>
                <w:sz w:val="20"/>
                <w:szCs w:val="20"/>
                <w:lang w:val="en-GB"/>
              </w:rPr>
              <w:t>File Name</w:t>
            </w:r>
          </w:p>
        </w:tc>
        <w:tc>
          <w:tcPr>
            <w:tcW w:w="6559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szCs w:val="20"/>
                <w:lang w:val="en-GB"/>
              </w:rPr>
            </w:pPr>
            <w:r w:rsidRPr="00184FCB">
              <w:rPr>
                <w:b/>
                <w:sz w:val="20"/>
                <w:szCs w:val="20"/>
                <w:lang w:val="en-GB"/>
              </w:rPr>
              <w:t>Title</w:t>
            </w:r>
            <w:r>
              <w:rPr>
                <w:b/>
                <w:sz w:val="20"/>
                <w:szCs w:val="20"/>
                <w:lang w:val="en-GB"/>
              </w:rPr>
              <w:t xml:space="preserve"> / </w:t>
            </w:r>
            <w:r w:rsidRPr="00184FCB">
              <w:rPr>
                <w:b/>
                <w:sz w:val="20"/>
                <w:lang w:val="en-GB"/>
              </w:rPr>
              <w:t>Description</w:t>
            </w:r>
          </w:p>
        </w:tc>
      </w:tr>
      <w:tr w:rsidR="00370477" w:rsidRPr="00F85FEA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16" w:type="dxa"/>
            <w:tcBorders>
              <w:left w:val="single" w:sz="6" w:space="0" w:color="auto"/>
            </w:tcBorders>
            <w:vAlign w:val="center"/>
          </w:tcPr>
          <w:p w:rsidR="00370477" w:rsidRPr="00C36B8C" w:rsidRDefault="00370477" w:rsidP="00BA6006">
            <w:pPr>
              <w:spacing w:after="40"/>
              <w:jc w:val="center"/>
              <w:rPr>
                <w:sz w:val="20"/>
                <w:szCs w:val="20"/>
              </w:rPr>
            </w:pPr>
          </w:p>
        </w:tc>
        <w:tc>
          <w:tcPr>
            <w:tcW w:w="2105" w:type="dxa"/>
          </w:tcPr>
          <w:p w:rsidR="00370477" w:rsidRPr="00C36B8C" w:rsidRDefault="00370477" w:rsidP="00BA6006">
            <w:pPr>
              <w:spacing w:after="40"/>
              <w:jc w:val="center"/>
              <w:rPr>
                <w:sz w:val="20"/>
                <w:szCs w:val="20"/>
              </w:rPr>
            </w:pPr>
          </w:p>
        </w:tc>
        <w:tc>
          <w:tcPr>
            <w:tcW w:w="6559" w:type="dxa"/>
            <w:tcBorders>
              <w:right w:val="single" w:sz="6" w:space="0" w:color="auto"/>
            </w:tcBorders>
          </w:tcPr>
          <w:p w:rsidR="00370477" w:rsidRPr="007F01B8" w:rsidRDefault="00370477" w:rsidP="00BA6006">
            <w:pPr>
              <w:spacing w:after="4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370477" w:rsidRPr="00F85FEA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16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:rsidR="00370477" w:rsidRPr="00370477" w:rsidRDefault="00370477" w:rsidP="00BA6006">
            <w:pPr>
              <w:spacing w:after="4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105" w:type="dxa"/>
            <w:tcBorders>
              <w:bottom w:val="single" w:sz="6" w:space="0" w:color="auto"/>
            </w:tcBorders>
          </w:tcPr>
          <w:p w:rsidR="00370477" w:rsidRPr="00370477" w:rsidRDefault="00370477" w:rsidP="00BA6006">
            <w:pPr>
              <w:spacing w:after="4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559" w:type="dxa"/>
            <w:tcBorders>
              <w:bottom w:val="single" w:sz="6" w:space="0" w:color="auto"/>
              <w:right w:val="single" w:sz="6" w:space="0" w:color="auto"/>
            </w:tcBorders>
          </w:tcPr>
          <w:p w:rsidR="00370477" w:rsidRPr="007F01B8" w:rsidRDefault="00370477" w:rsidP="00BA6006">
            <w:pPr>
              <w:spacing w:after="40"/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:rsidR="00370477" w:rsidRPr="007F01B8" w:rsidRDefault="00370477" w:rsidP="00370477">
      <w:pPr>
        <w:rPr>
          <w:lang w:val="en-US"/>
        </w:rPr>
      </w:pPr>
    </w:p>
    <w:p w:rsidR="00370477" w:rsidRPr="007F01B8" w:rsidRDefault="00370477" w:rsidP="00370477">
      <w:pPr>
        <w:rPr>
          <w:lang w:val="en-US"/>
        </w:rPr>
      </w:pPr>
    </w:p>
    <w:p w:rsidR="00370477" w:rsidRDefault="00370477" w:rsidP="00370477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b/>
        </w:rPr>
        <w:id w:val="8342338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:rsidR="00370477" w:rsidRPr="00A04383" w:rsidRDefault="00370477" w:rsidP="00FD48F8">
          <w:pPr>
            <w:jc w:val="center"/>
            <w:rPr>
              <w:b/>
              <w:color w:val="4F81BD" w:themeColor="accent1"/>
              <w:sz w:val="36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A04383">
            <w:rPr>
              <w:b/>
              <w:color w:val="4F81BD" w:themeColor="accent1"/>
              <w:sz w:val="36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  <w:t>ΠΙΝΑΚΑΣ ΠΕΡΙΕΧΟΜΕΝΩΝ</w:t>
          </w:r>
        </w:p>
        <w:p w:rsidR="00B001C3" w:rsidRDefault="00370477">
          <w:pPr>
            <w:pStyle w:val="TOC1"/>
            <w:rPr>
              <w:ins w:id="36" w:author="Makaronas Ioannis" w:date="2017-10-03T11:35:00Z"/>
              <w:rFonts w:cstheme="minorBidi"/>
              <w:b w:val="0"/>
              <w:color w:val="auto"/>
              <w:sz w:val="22"/>
              <w:lang w:eastAsia="el-G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ins w:id="37" w:author="Makaronas Ioannis" w:date="2017-10-03T11:35:00Z">
            <w:r w:rsidR="00B001C3" w:rsidRPr="00D25C22">
              <w:rPr>
                <w:rStyle w:val="Hyperlink"/>
              </w:rPr>
              <w:fldChar w:fldCharType="begin"/>
            </w:r>
            <w:r w:rsidR="00B001C3" w:rsidRPr="00D25C22">
              <w:rPr>
                <w:rStyle w:val="Hyperlink"/>
              </w:rPr>
              <w:instrText xml:space="preserve"> </w:instrText>
            </w:r>
            <w:r w:rsidR="00B001C3">
              <w:instrText>HYPERLINK \l "_Toc494793877"</w:instrText>
            </w:r>
            <w:r w:rsidR="00B001C3" w:rsidRPr="00D25C22">
              <w:rPr>
                <w:rStyle w:val="Hyperlink"/>
              </w:rPr>
              <w:instrText xml:space="preserve"> </w:instrText>
            </w:r>
            <w:r w:rsidR="00B001C3" w:rsidRPr="00D25C22">
              <w:rPr>
                <w:rStyle w:val="Hyperlink"/>
              </w:rPr>
            </w:r>
            <w:r w:rsidR="00B001C3" w:rsidRPr="00D25C22">
              <w:rPr>
                <w:rStyle w:val="Hyperlink"/>
              </w:rPr>
              <w:fldChar w:fldCharType="separate"/>
            </w:r>
            <w:r w:rsidR="00B001C3" w:rsidRPr="00D25C22">
              <w:rPr>
                <w:rStyle w:val="Hyperlink"/>
              </w:rPr>
              <w:t>Α.</w:t>
            </w:r>
            <w:r w:rsidR="00B001C3"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="00B001C3" w:rsidRPr="00D25C22">
              <w:rPr>
                <w:rStyle w:val="Hyperlink"/>
              </w:rPr>
              <w:t>Πληροφορίες Εγγράφου</w:t>
            </w:r>
            <w:r w:rsidR="00B001C3">
              <w:rPr>
                <w:webHidden/>
              </w:rPr>
              <w:tab/>
            </w:r>
            <w:r w:rsidR="00B001C3">
              <w:rPr>
                <w:webHidden/>
              </w:rPr>
              <w:fldChar w:fldCharType="begin"/>
            </w:r>
            <w:r w:rsidR="00B001C3">
              <w:rPr>
                <w:webHidden/>
              </w:rPr>
              <w:instrText xml:space="preserve"> PAGEREF _Toc494793877 \h </w:instrText>
            </w:r>
            <w:r w:rsidR="00B001C3">
              <w:rPr>
                <w:webHidden/>
              </w:rPr>
            </w:r>
          </w:ins>
          <w:r w:rsidR="00B001C3">
            <w:rPr>
              <w:webHidden/>
            </w:rPr>
            <w:fldChar w:fldCharType="separate"/>
          </w:r>
          <w:ins w:id="38" w:author="Makaronas Ioannis" w:date="2017-10-03T11:35:00Z">
            <w:r w:rsidR="00B001C3">
              <w:rPr>
                <w:webHidden/>
              </w:rPr>
              <w:t>4</w:t>
            </w:r>
            <w:r w:rsidR="00B001C3">
              <w:rPr>
                <w:webHidden/>
              </w:rPr>
              <w:fldChar w:fldCharType="end"/>
            </w:r>
            <w:r w:rsidR="00B001C3" w:rsidRPr="00D25C22">
              <w:rPr>
                <w:rStyle w:val="Hyperlink"/>
              </w:rPr>
              <w:fldChar w:fldCharType="end"/>
            </w:r>
          </w:ins>
        </w:p>
        <w:p w:rsidR="00B001C3" w:rsidRDefault="00B001C3">
          <w:pPr>
            <w:pStyle w:val="TOC1"/>
            <w:rPr>
              <w:ins w:id="39" w:author="Makaronas Ioannis" w:date="2017-10-03T11:35:00Z"/>
              <w:rFonts w:cstheme="minorBidi"/>
              <w:b w:val="0"/>
              <w:color w:val="auto"/>
              <w:sz w:val="22"/>
              <w:lang w:eastAsia="el-GR"/>
            </w:rPr>
          </w:pPr>
          <w:ins w:id="40" w:author="Makaronas Ioannis" w:date="2017-10-03T11:35:00Z">
            <w:r w:rsidRPr="00D25C22">
              <w:rPr>
                <w:rStyle w:val="Hyperlink"/>
              </w:rPr>
              <w:fldChar w:fldCharType="begin"/>
            </w:r>
            <w:r w:rsidRPr="00D25C22">
              <w:rPr>
                <w:rStyle w:val="Hyperlink"/>
              </w:rPr>
              <w:instrText xml:space="preserve"> </w:instrText>
            </w:r>
            <w:r>
              <w:instrText>HYPERLINK \l "_Toc494793880"</w:instrText>
            </w:r>
            <w:r w:rsidRPr="00D25C22">
              <w:rPr>
                <w:rStyle w:val="Hyperlink"/>
              </w:rPr>
              <w:instrText xml:space="preserve"> </w:instrText>
            </w:r>
            <w:r w:rsidRPr="00D25C22">
              <w:rPr>
                <w:rStyle w:val="Hyperlink"/>
              </w:rPr>
            </w:r>
            <w:r w:rsidRPr="00D25C22">
              <w:rPr>
                <w:rStyle w:val="Hyperlink"/>
              </w:rPr>
              <w:fldChar w:fldCharType="separate"/>
            </w:r>
            <w:r w:rsidRPr="00D25C22">
              <w:rPr>
                <w:rStyle w:val="Hyperlink"/>
              </w:rPr>
              <w:t>Β.</w:t>
            </w:r>
            <w:r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D25C22">
              <w:rPr>
                <w:rStyle w:val="Hyperlink"/>
              </w:rPr>
              <w:t>Προδιαγραφές εφαρμογής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_Toc494793880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41" w:author="Makaronas Ioannis" w:date="2017-10-03T11:35:00Z"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  <w:r w:rsidRPr="00D25C22">
              <w:rPr>
                <w:rStyle w:val="Hyperlink"/>
              </w:rPr>
              <w:fldChar w:fldCharType="end"/>
            </w:r>
          </w:ins>
        </w:p>
        <w:p w:rsidR="00B001C3" w:rsidRDefault="00B001C3">
          <w:pPr>
            <w:pStyle w:val="TOC1"/>
            <w:rPr>
              <w:ins w:id="42" w:author="Makaronas Ioannis" w:date="2017-10-03T11:35:00Z"/>
              <w:rFonts w:cstheme="minorBidi"/>
              <w:b w:val="0"/>
              <w:color w:val="auto"/>
              <w:sz w:val="22"/>
              <w:lang w:eastAsia="el-GR"/>
            </w:rPr>
          </w:pPr>
          <w:ins w:id="43" w:author="Makaronas Ioannis" w:date="2017-10-03T11:35:00Z">
            <w:r w:rsidRPr="00D25C22">
              <w:rPr>
                <w:rStyle w:val="Hyperlink"/>
              </w:rPr>
              <w:fldChar w:fldCharType="begin"/>
            </w:r>
            <w:r w:rsidRPr="00D25C22">
              <w:rPr>
                <w:rStyle w:val="Hyperlink"/>
              </w:rPr>
              <w:instrText xml:space="preserve"> </w:instrText>
            </w:r>
            <w:r>
              <w:instrText>HYPERLINK \l "_Toc494793883"</w:instrText>
            </w:r>
            <w:r w:rsidRPr="00D25C22">
              <w:rPr>
                <w:rStyle w:val="Hyperlink"/>
              </w:rPr>
              <w:instrText xml:space="preserve"> </w:instrText>
            </w:r>
            <w:r w:rsidRPr="00D25C22">
              <w:rPr>
                <w:rStyle w:val="Hyperlink"/>
              </w:rPr>
            </w:r>
            <w:r w:rsidRPr="00D25C22">
              <w:rPr>
                <w:rStyle w:val="Hyperlink"/>
              </w:rPr>
              <w:fldChar w:fldCharType="separate"/>
            </w:r>
            <w:r w:rsidRPr="00D25C22">
              <w:rPr>
                <w:rStyle w:val="Hyperlink"/>
              </w:rPr>
              <w:t>Γ.</w:t>
            </w:r>
            <w:r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D25C22">
              <w:rPr>
                <w:rStyle w:val="Hyperlink"/>
              </w:rPr>
              <w:t>Τεχνικές πληροφορίες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_Toc494793883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44" w:author="Makaronas Ioannis" w:date="2017-10-03T11:35:00Z"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  <w:r w:rsidRPr="00D25C22">
              <w:rPr>
                <w:rStyle w:val="Hyperlink"/>
              </w:rPr>
              <w:fldChar w:fldCharType="end"/>
            </w:r>
          </w:ins>
        </w:p>
        <w:p w:rsidR="004C1093" w:rsidDel="00AB4BCD" w:rsidRDefault="004C1093">
          <w:pPr>
            <w:pStyle w:val="TOC1"/>
            <w:rPr>
              <w:del w:id="45" w:author="Makaronas Ioannis" w:date="2016-07-25T13:22:00Z"/>
              <w:rFonts w:cstheme="minorBidi"/>
              <w:b w:val="0"/>
              <w:color w:val="auto"/>
              <w:sz w:val="22"/>
              <w:lang w:eastAsia="el-GR"/>
            </w:rPr>
          </w:pPr>
          <w:del w:id="46" w:author="Makaronas Ioannis" w:date="2016-07-25T13:22:00Z">
            <w:r w:rsidRPr="00AB4BCD" w:rsidDel="00AB4BCD">
              <w:rPr>
                <w:rPrChange w:id="47" w:author="Makaronas Ioannis" w:date="2016-07-25T13:22:00Z">
                  <w:rPr>
                    <w:rStyle w:val="Hyperlink"/>
                  </w:rPr>
                </w:rPrChange>
              </w:rPr>
              <w:delText>Α.</w:delText>
            </w:r>
            <w:r w:rsidDel="00AB4BCD"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AB4BCD" w:rsidDel="00AB4BCD">
              <w:rPr>
                <w:rPrChange w:id="48" w:author="Makaronas Ioannis" w:date="2016-07-25T13:22:00Z">
                  <w:rPr>
                    <w:rStyle w:val="Hyperlink"/>
                  </w:rPr>
                </w:rPrChange>
              </w:rPr>
              <w:delText>Πληροφορίες Εγγράφου</w:delText>
            </w:r>
            <w:r w:rsidDel="00AB4BCD">
              <w:rPr>
                <w:webHidden/>
              </w:rPr>
              <w:tab/>
              <w:delText>4</w:delText>
            </w:r>
          </w:del>
        </w:p>
        <w:p w:rsidR="004C1093" w:rsidDel="00AB4BCD" w:rsidRDefault="004C1093">
          <w:pPr>
            <w:pStyle w:val="TOC1"/>
            <w:rPr>
              <w:del w:id="49" w:author="Makaronas Ioannis" w:date="2016-07-25T13:22:00Z"/>
              <w:rFonts w:cstheme="minorBidi"/>
              <w:b w:val="0"/>
              <w:color w:val="auto"/>
              <w:sz w:val="22"/>
              <w:lang w:eastAsia="el-GR"/>
            </w:rPr>
          </w:pPr>
          <w:del w:id="50" w:author="Makaronas Ioannis" w:date="2016-07-25T13:22:00Z">
            <w:r w:rsidRPr="00AB4BCD" w:rsidDel="00AB4BCD">
              <w:rPr>
                <w:rPrChange w:id="51" w:author="Makaronas Ioannis" w:date="2016-07-25T13:22:00Z">
                  <w:rPr>
                    <w:rStyle w:val="Hyperlink"/>
                  </w:rPr>
                </w:rPrChange>
              </w:rPr>
              <w:delText>Β.</w:delText>
            </w:r>
            <w:r w:rsidDel="00AB4BCD"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AB4BCD" w:rsidDel="00AB4BCD">
              <w:rPr>
                <w:rPrChange w:id="52" w:author="Makaronas Ioannis" w:date="2016-07-25T13:22:00Z">
                  <w:rPr>
                    <w:rStyle w:val="Hyperlink"/>
                  </w:rPr>
                </w:rPrChange>
              </w:rPr>
              <w:delText>Προδιαγραφές εφαρμογής</w:delText>
            </w:r>
            <w:r w:rsidDel="00AB4BCD">
              <w:rPr>
                <w:webHidden/>
              </w:rPr>
              <w:tab/>
              <w:delText>5</w:delText>
            </w:r>
          </w:del>
        </w:p>
        <w:p w:rsidR="004C1093" w:rsidDel="00AB4BCD" w:rsidRDefault="004C1093">
          <w:pPr>
            <w:pStyle w:val="TOC1"/>
            <w:rPr>
              <w:del w:id="53" w:author="Makaronas Ioannis" w:date="2016-07-25T13:22:00Z"/>
              <w:rFonts w:cstheme="minorBidi"/>
              <w:b w:val="0"/>
              <w:color w:val="auto"/>
              <w:sz w:val="22"/>
              <w:lang w:eastAsia="el-GR"/>
            </w:rPr>
          </w:pPr>
          <w:del w:id="54" w:author="Makaronas Ioannis" w:date="2016-07-25T13:22:00Z">
            <w:r w:rsidRPr="00AB4BCD" w:rsidDel="00AB4BCD">
              <w:rPr>
                <w:rPrChange w:id="55" w:author="Makaronas Ioannis" w:date="2016-07-25T13:22:00Z">
                  <w:rPr>
                    <w:rStyle w:val="Hyperlink"/>
                  </w:rPr>
                </w:rPrChange>
              </w:rPr>
              <w:delText>Γ.</w:delText>
            </w:r>
            <w:r w:rsidDel="00AB4BCD"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AB4BCD" w:rsidDel="00AB4BCD">
              <w:rPr>
                <w:rPrChange w:id="56" w:author="Makaronas Ioannis" w:date="2016-07-25T13:22:00Z">
                  <w:rPr>
                    <w:rStyle w:val="Hyperlink"/>
                  </w:rPr>
                </w:rPrChange>
              </w:rPr>
              <w:delText>Τεχνικές πληροφορίες</w:delText>
            </w:r>
            <w:r w:rsidDel="00AB4BCD">
              <w:rPr>
                <w:webHidden/>
              </w:rPr>
              <w:tab/>
              <w:delText>6</w:delText>
            </w:r>
          </w:del>
        </w:p>
        <w:p w:rsidR="00370477" w:rsidRDefault="00370477" w:rsidP="00370477">
          <w:r>
            <w:rPr>
              <w:rFonts w:eastAsiaTheme="minorEastAsia" w:cs="Times New Roman"/>
            </w:rPr>
            <w:fldChar w:fldCharType="end"/>
          </w:r>
        </w:p>
      </w:sdtContent>
    </w:sdt>
    <w:p w:rsidR="00370477" w:rsidRDefault="00370477" w:rsidP="00370477">
      <w:r>
        <w:br w:type="page"/>
      </w:r>
    </w:p>
    <w:p w:rsidR="005B5859" w:rsidRPr="006D472C" w:rsidRDefault="00A04EE4" w:rsidP="006D472C">
      <w:pPr>
        <w:pStyle w:val="Heading1"/>
      </w:pPr>
      <w:bookmarkStart w:id="57" w:name="_Toc494793877"/>
      <w:r>
        <w:lastRenderedPageBreak/>
        <w:t>Πληροφορίες Εγγράφου</w:t>
      </w:r>
      <w:bookmarkEnd w:id="57"/>
    </w:p>
    <w:p w:rsidR="0021109E" w:rsidRPr="0021109E" w:rsidRDefault="007D6518">
      <w:pPr>
        <w:spacing w:after="200" w:line="276" w:lineRule="auto"/>
        <w:ind w:firstLine="360"/>
        <w:rPr>
          <w:ins w:id="58" w:author="Makaronas Ioannis" w:date="2016-07-22T12:43:00Z"/>
          <w:color w:val="000000"/>
        </w:rPr>
        <w:pPrChange w:id="59" w:author="Makaronas Ioannis" w:date="2016-07-25T13:22:00Z">
          <w:pPr>
            <w:spacing w:after="200" w:line="276" w:lineRule="auto"/>
          </w:pPr>
        </w:pPrChange>
      </w:pPr>
      <w:r>
        <w:rPr>
          <w:color w:val="000000"/>
        </w:rPr>
        <w:t xml:space="preserve">Στο παρόν έγγραφο </w:t>
      </w:r>
      <w:r w:rsidR="00DD7CB4">
        <w:rPr>
          <w:color w:val="000000"/>
        </w:rPr>
        <w:t>περιγράφεται η λειτουργικότητα της εφαρμογής</w:t>
      </w:r>
      <w:r w:rsidR="004C1093">
        <w:rPr>
          <w:color w:val="000000"/>
        </w:rPr>
        <w:t xml:space="preserve"> </w:t>
      </w:r>
      <w:del w:id="60" w:author="Makaronas Ioannis" w:date="2016-07-22T12:39:00Z">
        <w:r w:rsidR="004C1093" w:rsidRPr="004C1093" w:rsidDel="0021109E">
          <w:rPr>
            <w:b/>
            <w:i/>
            <w:color w:val="000000"/>
          </w:rPr>
          <w:delText>PrintecSSKAgent_Invo</w:delText>
        </w:r>
        <w:r w:rsidR="00C304C2" w:rsidDel="0021109E">
          <w:rPr>
            <w:b/>
            <w:i/>
            <w:color w:val="000000"/>
            <w:lang w:val="en-US"/>
          </w:rPr>
          <w:delText>c</w:delText>
        </w:r>
        <w:r w:rsidR="004C1093" w:rsidRPr="004C1093" w:rsidDel="0021109E">
          <w:rPr>
            <w:b/>
            <w:i/>
            <w:color w:val="000000"/>
          </w:rPr>
          <w:delText>ation.VBS</w:delText>
        </w:r>
      </w:del>
      <w:ins w:id="61" w:author="Makaronas Ioannis" w:date="2016-07-22T12:39:00Z">
        <w:r w:rsidR="0021109E">
          <w:rPr>
            <w:b/>
            <w:i/>
            <w:color w:val="000000"/>
            <w:lang w:val="en-US"/>
          </w:rPr>
          <w:t>TMS</w:t>
        </w:r>
        <w:r w:rsidR="0021109E" w:rsidRPr="0021109E">
          <w:rPr>
            <w:b/>
            <w:i/>
            <w:color w:val="000000"/>
            <w:rPrChange w:id="62" w:author="Makaronas Ioannis" w:date="2016-07-22T12:40:00Z">
              <w:rPr>
                <w:b/>
                <w:i/>
                <w:color w:val="000000"/>
                <w:lang w:val="en-US"/>
              </w:rPr>
            </w:rPrChange>
          </w:rPr>
          <w:t xml:space="preserve"> </w:t>
        </w:r>
        <w:r w:rsidR="0021109E">
          <w:rPr>
            <w:b/>
            <w:i/>
            <w:color w:val="000000"/>
            <w:lang w:val="en-US"/>
          </w:rPr>
          <w:t>Clear</w:t>
        </w:r>
        <w:r w:rsidR="0021109E" w:rsidRPr="0021109E">
          <w:rPr>
            <w:b/>
            <w:i/>
            <w:color w:val="000000"/>
            <w:rPrChange w:id="63" w:author="Makaronas Ioannis" w:date="2016-07-22T12:40:00Z">
              <w:rPr>
                <w:b/>
                <w:i/>
                <w:color w:val="000000"/>
                <w:lang w:val="en-US"/>
              </w:rPr>
            </w:rPrChange>
          </w:rPr>
          <w:t xml:space="preserve"> </w:t>
        </w:r>
        <w:r w:rsidR="0021109E">
          <w:rPr>
            <w:b/>
            <w:i/>
            <w:color w:val="000000"/>
            <w:lang w:val="en-US"/>
          </w:rPr>
          <w:t>Log</w:t>
        </w:r>
        <w:r w:rsidR="0021109E" w:rsidRPr="0021109E">
          <w:rPr>
            <w:b/>
            <w:i/>
            <w:color w:val="000000"/>
            <w:rPrChange w:id="64" w:author="Makaronas Ioannis" w:date="2016-07-22T12:40:00Z">
              <w:rPr>
                <w:b/>
                <w:i/>
                <w:color w:val="000000"/>
                <w:lang w:val="en-US"/>
              </w:rPr>
            </w:rPrChange>
          </w:rPr>
          <w:t xml:space="preserve"> </w:t>
        </w:r>
        <w:r w:rsidR="0021109E">
          <w:rPr>
            <w:b/>
            <w:i/>
            <w:color w:val="000000"/>
            <w:lang w:val="en-US"/>
          </w:rPr>
          <w:t>Files</w:t>
        </w:r>
      </w:ins>
      <w:ins w:id="65" w:author="Makaronas Ioannis" w:date="2016-07-22T12:40:00Z">
        <w:r w:rsidR="0021109E" w:rsidRPr="0021109E">
          <w:rPr>
            <w:color w:val="000000"/>
            <w:rPrChange w:id="66" w:author="Makaronas Ioannis" w:date="2016-07-22T12:40:00Z">
              <w:rPr>
                <w:color w:val="000000"/>
                <w:lang w:val="en-US"/>
              </w:rPr>
            </w:rPrChange>
          </w:rPr>
          <w:t xml:space="preserve"> </w:t>
        </w:r>
        <w:r w:rsidR="0021109E">
          <w:rPr>
            <w:color w:val="000000"/>
          </w:rPr>
          <w:t xml:space="preserve"> με τη βοήθεια της οποίας δίνεται η δυνατότητα στο χρήστη να ελ</w:t>
        </w:r>
      </w:ins>
      <w:ins w:id="67" w:author="Makaronas Ioannis" w:date="2016-07-22T12:41:00Z">
        <w:r w:rsidR="0021109E">
          <w:rPr>
            <w:color w:val="000000"/>
          </w:rPr>
          <w:t xml:space="preserve">έγχει τον διαθέσιμο χώρο του δίσκου </w:t>
        </w:r>
      </w:ins>
      <w:ins w:id="68" w:author="Makaronas Ioannis" w:date="2016-07-25T13:22:00Z">
        <w:r w:rsidR="00AB4BCD">
          <w:rPr>
            <w:color w:val="000000"/>
          </w:rPr>
          <w:t xml:space="preserve">στον </w:t>
        </w:r>
        <w:r w:rsidR="00AB4BCD">
          <w:rPr>
            <w:color w:val="000000"/>
            <w:lang w:val="en-US"/>
          </w:rPr>
          <w:t>Server</w:t>
        </w:r>
        <w:r w:rsidR="00AB4BCD" w:rsidRPr="00D3293B">
          <w:rPr>
            <w:color w:val="000000"/>
          </w:rPr>
          <w:t xml:space="preserve"> </w:t>
        </w:r>
      </w:ins>
      <w:ins w:id="69" w:author="Makaronas Ioannis" w:date="2016-07-22T12:41:00Z">
        <w:r w:rsidR="0021109E">
          <w:rPr>
            <w:color w:val="000000"/>
          </w:rPr>
          <w:t xml:space="preserve">που αποθηκεύονται τα </w:t>
        </w:r>
        <w:r w:rsidR="0021109E">
          <w:rPr>
            <w:color w:val="000000"/>
            <w:lang w:val="en-US"/>
          </w:rPr>
          <w:t>log</w:t>
        </w:r>
        <w:r w:rsidR="0021109E" w:rsidRPr="0021109E">
          <w:rPr>
            <w:color w:val="000000"/>
            <w:rPrChange w:id="70" w:author="Makaronas Ioannis" w:date="2016-07-22T12:41:00Z">
              <w:rPr>
                <w:color w:val="000000"/>
                <w:lang w:val="en-US"/>
              </w:rPr>
            </w:rPrChange>
          </w:rPr>
          <w:t xml:space="preserve"> </w:t>
        </w:r>
        <w:r w:rsidR="0021109E">
          <w:rPr>
            <w:color w:val="000000"/>
          </w:rPr>
          <w:t xml:space="preserve">αρχεία από την εκτέλεση </w:t>
        </w:r>
      </w:ins>
      <w:ins w:id="71" w:author="Makaronas Ioannis" w:date="2016-07-25T12:33:00Z">
        <w:r w:rsidR="00F63DEC">
          <w:rPr>
            <w:color w:val="000000"/>
          </w:rPr>
          <w:t>των διαδικασιών του</w:t>
        </w:r>
      </w:ins>
      <w:ins w:id="72" w:author="Makaronas Ioannis" w:date="2016-07-22T12:41:00Z">
        <w:r w:rsidR="0021109E">
          <w:rPr>
            <w:color w:val="000000"/>
          </w:rPr>
          <w:t xml:space="preserve"> </w:t>
        </w:r>
        <w:r w:rsidR="0021109E">
          <w:rPr>
            <w:color w:val="000000"/>
            <w:lang w:val="en-US"/>
          </w:rPr>
          <w:t>TMS</w:t>
        </w:r>
        <w:r w:rsidR="0021109E" w:rsidRPr="0021109E">
          <w:rPr>
            <w:color w:val="000000"/>
            <w:rPrChange w:id="73" w:author="Makaronas Ioannis" w:date="2016-07-22T12:41:00Z">
              <w:rPr>
                <w:color w:val="000000"/>
                <w:lang w:val="en-US"/>
              </w:rPr>
            </w:rPrChange>
          </w:rPr>
          <w:t xml:space="preserve"> </w:t>
        </w:r>
        <w:r w:rsidR="0021109E">
          <w:rPr>
            <w:color w:val="000000"/>
          </w:rPr>
          <w:t>και στην περίπτωση που αυτός είναι σχεδόν γεμάτος να προχωρά σε εκκαθ</w:t>
        </w:r>
      </w:ins>
      <w:ins w:id="74" w:author="Makaronas Ioannis" w:date="2016-07-22T12:42:00Z">
        <w:r w:rsidR="0021109E">
          <w:rPr>
            <w:color w:val="000000"/>
          </w:rPr>
          <w:t>άρισή τους.</w:t>
        </w:r>
      </w:ins>
      <w:ins w:id="75" w:author="Makaronas Ioannis" w:date="2016-07-22T12:40:00Z">
        <w:r w:rsidR="0021109E">
          <w:rPr>
            <w:color w:val="000000"/>
          </w:rPr>
          <w:t xml:space="preserve"> </w:t>
        </w:r>
      </w:ins>
      <w:ins w:id="76" w:author="Makaronas Ioannis" w:date="2016-07-22T12:42:00Z">
        <w:r w:rsidR="0021109E">
          <w:rPr>
            <w:color w:val="000000"/>
          </w:rPr>
          <w:t xml:space="preserve">Υπάρχει επίσης η δυνατότητα </w:t>
        </w:r>
      </w:ins>
      <w:ins w:id="77" w:author="Makaronas Ioannis" w:date="2016-07-22T12:44:00Z">
        <w:r w:rsidR="0021109E">
          <w:rPr>
            <w:color w:val="000000"/>
          </w:rPr>
          <w:t xml:space="preserve">εκτέλεσης εργαλείου (μέσω </w:t>
        </w:r>
      </w:ins>
      <w:ins w:id="78" w:author="Makaronas Ioannis" w:date="2016-07-22T12:45:00Z">
        <w:r w:rsidR="0021109E">
          <w:rPr>
            <w:color w:val="000000"/>
            <w:lang w:val="en-US"/>
          </w:rPr>
          <w:t>windows</w:t>
        </w:r>
        <w:r w:rsidR="0021109E" w:rsidRPr="0021109E">
          <w:rPr>
            <w:color w:val="000000"/>
            <w:rPrChange w:id="79" w:author="Makaronas Ioannis" w:date="2016-07-22T12:45:00Z">
              <w:rPr>
                <w:color w:val="000000"/>
                <w:lang w:val="en-US"/>
              </w:rPr>
            </w:rPrChange>
          </w:rPr>
          <w:t xml:space="preserve"> </w:t>
        </w:r>
        <w:r w:rsidR="0021109E">
          <w:rPr>
            <w:color w:val="000000"/>
            <w:lang w:val="en-US"/>
          </w:rPr>
          <w:t>scheduler</w:t>
        </w:r>
      </w:ins>
      <w:ins w:id="80" w:author="Makaronas Ioannis" w:date="2016-07-22T12:44:00Z">
        <w:r w:rsidR="0021109E">
          <w:rPr>
            <w:color w:val="000000"/>
          </w:rPr>
          <w:t xml:space="preserve">) </w:t>
        </w:r>
      </w:ins>
      <w:ins w:id="81" w:author="Makaronas Ioannis" w:date="2016-07-22T12:45:00Z">
        <w:r w:rsidR="0021109E">
          <w:rPr>
            <w:color w:val="000000"/>
          </w:rPr>
          <w:t xml:space="preserve">για την </w:t>
        </w:r>
      </w:ins>
      <w:ins w:id="82" w:author="Makaronas Ioannis" w:date="2016-07-22T12:42:00Z">
        <w:r w:rsidR="0021109E">
          <w:rPr>
            <w:color w:val="000000"/>
          </w:rPr>
          <w:t>αυτόματη εκτ</w:t>
        </w:r>
      </w:ins>
      <w:ins w:id="83" w:author="Makaronas Ioannis" w:date="2016-07-22T12:45:00Z">
        <w:r w:rsidR="0021109E">
          <w:rPr>
            <w:color w:val="000000"/>
          </w:rPr>
          <w:t>έλεση της διαδικασίας και σε περίπτωση προβλ</w:t>
        </w:r>
      </w:ins>
      <w:ins w:id="84" w:author="Makaronas Ioannis" w:date="2016-07-22T12:46:00Z">
        <w:r w:rsidR="0021109E">
          <w:rPr>
            <w:color w:val="000000"/>
          </w:rPr>
          <w:t xml:space="preserve">ήματος της </w:t>
        </w:r>
      </w:ins>
      <w:ins w:id="85" w:author="Makaronas Ioannis" w:date="2016-07-22T12:42:00Z">
        <w:r w:rsidR="0021109E">
          <w:rPr>
            <w:color w:val="000000"/>
          </w:rPr>
          <w:t xml:space="preserve">αποστολής ενημερωτικού </w:t>
        </w:r>
        <w:r w:rsidR="0021109E">
          <w:rPr>
            <w:color w:val="000000"/>
            <w:lang w:val="en-US"/>
          </w:rPr>
          <w:t>email</w:t>
        </w:r>
      </w:ins>
      <w:ins w:id="86" w:author="Makaronas Ioannis" w:date="2016-07-22T12:43:00Z">
        <w:r w:rsidR="0021109E">
          <w:rPr>
            <w:color w:val="000000"/>
          </w:rPr>
          <w:t xml:space="preserve"> </w:t>
        </w:r>
      </w:ins>
      <w:ins w:id="87" w:author="Makaronas Ioannis" w:date="2016-07-22T12:44:00Z">
        <w:r w:rsidR="0021109E">
          <w:rPr>
            <w:color w:val="000000"/>
          </w:rPr>
          <w:t xml:space="preserve">σε ομάδα παραληπτών </w:t>
        </w:r>
      </w:ins>
      <w:ins w:id="88" w:author="Makaronas Ioannis" w:date="2016-07-22T12:46:00Z">
        <w:r w:rsidR="0021109E">
          <w:rPr>
            <w:color w:val="000000"/>
          </w:rPr>
          <w:t xml:space="preserve">ώστε να προχωρήσουν στις </w:t>
        </w:r>
      </w:ins>
      <w:ins w:id="89" w:author="Makaronas Ioannis" w:date="2016-07-22T12:47:00Z">
        <w:r w:rsidR="0021109E">
          <w:rPr>
            <w:color w:val="000000"/>
          </w:rPr>
          <w:t>απαραίτητες ενέργειες.</w:t>
        </w:r>
      </w:ins>
      <w:ins w:id="90" w:author="Makaronas Ioannis" w:date="2016-07-22T12:44:00Z">
        <w:r w:rsidR="0021109E">
          <w:rPr>
            <w:color w:val="000000"/>
          </w:rPr>
          <w:t xml:space="preserve"> </w:t>
        </w:r>
      </w:ins>
    </w:p>
    <w:p w:rsidR="00E37B86" w:rsidRPr="00DD7CB4" w:rsidDel="001C5C2F" w:rsidRDefault="00DD7CB4" w:rsidP="00BB0467">
      <w:pPr>
        <w:spacing w:after="200" w:line="276" w:lineRule="auto"/>
        <w:rPr>
          <w:del w:id="91" w:author="Makaronas Ioannis" w:date="2016-07-25T12:23:00Z"/>
        </w:rPr>
      </w:pPr>
      <w:del w:id="92" w:author="Makaronas Ioannis" w:date="2016-07-22T12:40:00Z">
        <w:r w:rsidDel="0021109E">
          <w:rPr>
            <w:color w:val="000000"/>
          </w:rPr>
          <w:delText xml:space="preserve"> </w:delText>
        </w:r>
        <w:r w:rsidR="003602BB" w:rsidDel="0021109E">
          <w:rPr>
            <w:color w:val="000000"/>
          </w:rPr>
          <w:delText>(</w:delText>
        </w:r>
        <w:r w:rsidR="003602BB" w:rsidDel="0021109E">
          <w:rPr>
            <w:color w:val="000000"/>
            <w:lang w:val="en-US"/>
          </w:rPr>
          <w:delText>vbScript</w:delText>
        </w:r>
        <w:r w:rsidR="003602BB" w:rsidDel="0021109E">
          <w:rPr>
            <w:color w:val="000000"/>
          </w:rPr>
          <w:delText xml:space="preserve">) </w:delText>
        </w:r>
      </w:del>
      <w:del w:id="93" w:author="Makaronas Ioannis" w:date="2016-07-25T12:22:00Z">
        <w:r w:rsidDel="001C5C2F">
          <w:rPr>
            <w:color w:val="000000"/>
          </w:rPr>
          <w:delText>η οποία έχει τη δυνατότητα να</w:delText>
        </w:r>
        <w:r w:rsidR="003602BB" w:rsidDel="001C5C2F">
          <w:rPr>
            <w:color w:val="000000"/>
          </w:rPr>
          <w:delText xml:space="preserve"> εκτελεί αυτόματα κάποιες διαδικασίες που σχετίζονται με την εφαρμογή </w:delText>
        </w:r>
        <w:r w:rsidR="003602BB" w:rsidDel="001C5C2F">
          <w:rPr>
            <w:color w:val="000000"/>
            <w:lang w:val="en-US"/>
          </w:rPr>
          <w:delText>Printec</w:delText>
        </w:r>
        <w:r w:rsidR="003602BB" w:rsidRPr="003602BB" w:rsidDel="001C5C2F">
          <w:rPr>
            <w:color w:val="000000"/>
          </w:rPr>
          <w:delText xml:space="preserve"> </w:delText>
        </w:r>
        <w:r w:rsidR="003602BB" w:rsidDel="001C5C2F">
          <w:rPr>
            <w:color w:val="000000"/>
            <w:lang w:val="en-US"/>
          </w:rPr>
          <w:delText>SSK</w:delText>
        </w:r>
        <w:r w:rsidR="003602BB" w:rsidRPr="003602BB" w:rsidDel="001C5C2F">
          <w:rPr>
            <w:color w:val="000000"/>
          </w:rPr>
          <w:delText xml:space="preserve"> </w:delText>
        </w:r>
        <w:r w:rsidR="003602BB" w:rsidDel="001C5C2F">
          <w:rPr>
            <w:color w:val="000000"/>
            <w:lang w:val="en-US"/>
          </w:rPr>
          <w:delText>Agent</w:delText>
        </w:r>
        <w:r w:rsidR="00BB0467" w:rsidDel="001C5C2F">
          <w:rPr>
            <w:color w:val="000000"/>
          </w:rPr>
          <w:delText xml:space="preserve"> </w:delText>
        </w:r>
        <w:r w:rsidR="003602BB" w:rsidRPr="003602BB" w:rsidDel="001C5C2F">
          <w:rPr>
            <w:color w:val="000000"/>
          </w:rPr>
          <w:delText>(</w:delText>
        </w:r>
        <w:r w:rsidR="00C304C2" w:rsidDel="001C5C2F">
          <w:rPr>
            <w:color w:val="000000"/>
          </w:rPr>
          <w:delText>επανε</w:delText>
        </w:r>
        <w:r w:rsidR="003602BB" w:rsidDel="001C5C2F">
          <w:rPr>
            <w:color w:val="000000"/>
          </w:rPr>
          <w:delText>γ</w:delText>
        </w:r>
      </w:del>
      <w:del w:id="94" w:author="Makaronas Ioannis" w:date="2016-07-25T12:23:00Z">
        <w:r w:rsidR="003602BB" w:rsidDel="001C5C2F">
          <w:rPr>
            <w:color w:val="000000"/>
          </w:rPr>
          <w:delText xml:space="preserve">κατάσταση </w:delText>
        </w:r>
        <w:r w:rsidR="00BB0467" w:rsidDel="001C5C2F">
          <w:rPr>
            <w:color w:val="000000"/>
          </w:rPr>
          <w:delText xml:space="preserve">εφαρμογής </w:delText>
        </w:r>
        <w:r w:rsidR="003602BB" w:rsidDel="001C5C2F">
          <w:rPr>
            <w:color w:val="000000"/>
          </w:rPr>
          <w:delText>από το μηχάνημα, καθαρισμός φακέλων,</w:delText>
        </w:r>
        <w:r w:rsidR="00C304C2" w:rsidDel="001C5C2F">
          <w:rPr>
            <w:color w:val="000000"/>
          </w:rPr>
          <w:delText>επανεκκίνηση μηχανής</w:delText>
        </w:r>
        <w:r w:rsidR="003602BB" w:rsidRPr="003602BB" w:rsidDel="001C5C2F">
          <w:rPr>
            <w:color w:val="000000"/>
          </w:rPr>
          <w:delText xml:space="preserve">) </w:delText>
        </w:r>
        <w:r w:rsidDel="001C5C2F">
          <w:rPr>
            <w:color w:val="000000"/>
          </w:rPr>
          <w:delText>.</w:delText>
        </w:r>
      </w:del>
    </w:p>
    <w:p w:rsidR="007D6518" w:rsidRDefault="007D6518">
      <w:pPr>
        <w:spacing w:after="200" w:line="276" w:lineRule="auto"/>
        <w:pPrChange w:id="95" w:author="Makaronas Ioannis" w:date="2016-07-25T12:23:00Z">
          <w:pPr>
            <w:spacing w:after="200" w:line="276" w:lineRule="auto"/>
            <w:jc w:val="left"/>
          </w:pPr>
        </w:pPrChange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Del="00A0119F" w:rsidRDefault="007D6518" w:rsidP="007D6518">
      <w:pPr>
        <w:spacing w:after="200" w:line="276" w:lineRule="auto"/>
        <w:jc w:val="left"/>
        <w:rPr>
          <w:del w:id="96" w:author="Makaronas Ioannis" w:date="2016-07-25T12:46:00Z"/>
        </w:rPr>
      </w:pPr>
      <w:bookmarkStart w:id="97" w:name="_Toc457216272"/>
      <w:bookmarkStart w:id="98" w:name="_Toc494793878"/>
      <w:bookmarkEnd w:id="97"/>
      <w:bookmarkEnd w:id="98"/>
    </w:p>
    <w:p w:rsidR="007D6518" w:rsidDel="00A0119F" w:rsidRDefault="007D6518" w:rsidP="007D6518">
      <w:pPr>
        <w:spacing w:after="200" w:line="276" w:lineRule="auto"/>
        <w:jc w:val="left"/>
        <w:rPr>
          <w:del w:id="99" w:author="Makaronas Ioannis" w:date="2016-07-25T12:46:00Z"/>
        </w:rPr>
      </w:pPr>
      <w:bookmarkStart w:id="100" w:name="_Toc457216273"/>
      <w:bookmarkStart w:id="101" w:name="_Toc494793879"/>
      <w:bookmarkEnd w:id="100"/>
      <w:bookmarkEnd w:id="101"/>
    </w:p>
    <w:p w:rsidR="0064654A" w:rsidRDefault="007D6518" w:rsidP="00DD7CB4">
      <w:pPr>
        <w:pStyle w:val="Heading1"/>
      </w:pPr>
      <w:bookmarkStart w:id="102" w:name="_Toc494793880"/>
      <w:r>
        <w:t>Προδιαγραφές εφαρμογής</w:t>
      </w:r>
      <w:bookmarkEnd w:id="102"/>
    </w:p>
    <w:p w:rsidR="00F63DEC" w:rsidRDefault="00F63DEC" w:rsidP="00F63DEC">
      <w:pPr>
        <w:rPr>
          <w:ins w:id="103" w:author="Makaronas Ioannis" w:date="2016-07-25T12:40:00Z"/>
        </w:rPr>
      </w:pPr>
      <w:ins w:id="104" w:author="Makaronas Ioannis" w:date="2016-07-25T12:41:00Z">
        <w:r>
          <w:t xml:space="preserve">Για την εκτέλεση των διαδικασιών ελέγχου και εκκαθάρισης των αρχείων </w:t>
        </w:r>
      </w:ins>
      <w:ins w:id="105" w:author="Makaronas Ioannis" w:date="2016-07-25T12:40:00Z">
        <w:r>
          <w:t>δημιουργήθηκαν δύο νέες εφαρμογές.</w:t>
        </w:r>
      </w:ins>
    </w:p>
    <w:p w:rsidR="00F63DEC" w:rsidRDefault="00F63DEC" w:rsidP="00F63DEC">
      <w:pPr>
        <w:rPr>
          <w:ins w:id="106" w:author="Makaronas Ioannis" w:date="2016-07-25T12:40:00Z"/>
        </w:rPr>
      </w:pPr>
    </w:p>
    <w:p w:rsidR="00F63DEC" w:rsidRDefault="00F63DEC" w:rsidP="00F63DEC">
      <w:pPr>
        <w:rPr>
          <w:ins w:id="107" w:author="Makaronas Ioannis" w:date="2016-07-25T12:43:00Z"/>
        </w:rPr>
      </w:pPr>
      <w:ins w:id="108" w:author="Makaronas Ioannis" w:date="2016-07-25T12:40:00Z">
        <w:r>
          <w:t xml:space="preserve">α) μία κονσόλα η οποία θα εκτελείται μέσω  </w:t>
        </w:r>
        <w:r>
          <w:rPr>
            <w:lang w:val="en-US"/>
          </w:rPr>
          <w:t>scheduler</w:t>
        </w:r>
        <w:r w:rsidRPr="00206C05">
          <w:t xml:space="preserve"> </w:t>
        </w:r>
        <w:r>
          <w:t xml:space="preserve">και η οποία κάθε φορά που εκτελείται θα ελέγχει το διαθέσιμο χώρο του δίσκου, τον οποίο και αν βρει κάτω από συγκεκριμένο όριο που θα  οριστεί, θα στέλνει </w:t>
        </w:r>
        <w:r>
          <w:rPr>
            <w:lang w:val="en-US"/>
          </w:rPr>
          <w:t>email</w:t>
        </w:r>
        <w:r w:rsidRPr="00206C05">
          <w:t xml:space="preserve"> </w:t>
        </w:r>
        <w:r>
          <w:t xml:space="preserve">σε συγκεκριμένη ομάδα παραληπτών ενημερώνοντας τους για την κατάσταση </w:t>
        </w:r>
        <w:r w:rsidRPr="00206C05">
          <w:rPr>
            <w:u w:val="single"/>
          </w:rPr>
          <w:t>και</w:t>
        </w:r>
        <w:r>
          <w:t xml:space="preserve"> </w:t>
        </w:r>
      </w:ins>
    </w:p>
    <w:p w:rsidR="00A0119F" w:rsidRDefault="00A0119F" w:rsidP="00F63DEC">
      <w:pPr>
        <w:rPr>
          <w:ins w:id="109" w:author="Makaronas Ioannis" w:date="2016-07-25T12:40:00Z"/>
        </w:rPr>
      </w:pPr>
    </w:p>
    <w:p w:rsidR="00F63DEC" w:rsidRDefault="00F63DEC" w:rsidP="00F63DEC">
      <w:pPr>
        <w:rPr>
          <w:ins w:id="110" w:author="Makaronas Ioannis" w:date="2016-07-25T12:40:00Z"/>
        </w:rPr>
      </w:pPr>
      <w:ins w:id="111" w:author="Makaronas Ioannis" w:date="2016-07-25T12:40:00Z">
        <w:r>
          <w:t xml:space="preserve">β) μία οθόνη λειτουργιών, που ο χρήστης θα μπορεί να εκτελέσει διαδικασίες ελέγχου χώρου δίσκου, αποστολή </w:t>
        </w:r>
        <w:r>
          <w:rPr>
            <w:lang w:val="en-US"/>
          </w:rPr>
          <w:t>email</w:t>
        </w:r>
        <w:r>
          <w:t xml:space="preserve"> και διαγραφή των παλαιών «άχρ</w:t>
        </w:r>
        <w:r w:rsidRPr="00EA39FC">
          <w:t>η</w:t>
        </w:r>
        <w:r>
          <w:t xml:space="preserve">στων </w:t>
        </w:r>
        <w:r>
          <w:rPr>
            <w:lang w:val="en-US"/>
          </w:rPr>
          <w:t>log</w:t>
        </w:r>
        <w:r w:rsidRPr="00EA39FC">
          <w:t xml:space="preserve"> </w:t>
        </w:r>
        <w:r>
          <w:rPr>
            <w:lang w:val="en-US"/>
          </w:rPr>
          <w:t>files</w:t>
        </w:r>
        <w:r>
          <w:t>».</w:t>
        </w:r>
      </w:ins>
    </w:p>
    <w:p w:rsidR="00F63DEC" w:rsidRDefault="003602BB" w:rsidP="00DD7CB4">
      <w:pPr>
        <w:rPr>
          <w:ins w:id="112" w:author="Makaronas Ioannis" w:date="2016-07-25T12:37:00Z"/>
        </w:rPr>
      </w:pPr>
      <w:del w:id="113" w:author="Makaronas Ioannis" w:date="2016-07-25T12:40:00Z">
        <w:r w:rsidDel="00F63DEC">
          <w:delText xml:space="preserve">Η διαδικασία </w:delText>
        </w:r>
      </w:del>
    </w:p>
    <w:p w:rsidR="00F63DEC" w:rsidRDefault="00F63DEC" w:rsidP="00DD7CB4">
      <w:pPr>
        <w:rPr>
          <w:ins w:id="114" w:author="Makaronas Ioannis" w:date="2016-07-25T12:37:00Z"/>
        </w:rPr>
      </w:pPr>
    </w:p>
    <w:p w:rsidR="0064654A" w:rsidDel="00F63DEC" w:rsidRDefault="003602BB" w:rsidP="00DD7CB4">
      <w:pPr>
        <w:rPr>
          <w:del w:id="115" w:author="Makaronas Ioannis" w:date="2016-07-25T12:43:00Z"/>
        </w:rPr>
      </w:pPr>
      <w:del w:id="116" w:author="Makaronas Ioannis" w:date="2016-07-25T12:43:00Z">
        <w:r w:rsidDel="00F63DEC">
          <w:delText xml:space="preserve">εκτελείται με βάση ένα </w:delText>
        </w:r>
        <w:r w:rsidDel="00F63DEC">
          <w:rPr>
            <w:lang w:val="en-US"/>
          </w:rPr>
          <w:delText>vbScipt</w:delText>
        </w:r>
        <w:r w:rsidRPr="003602BB" w:rsidDel="00F63DEC">
          <w:delText xml:space="preserve"> </w:delText>
        </w:r>
        <w:r w:rsidDel="00F63DEC">
          <w:delText>που έχει δημιουργηθεί</w:delText>
        </w:r>
        <w:r w:rsidR="00BB0467" w:rsidDel="00F63DEC">
          <w:delText xml:space="preserve">. Από τη στιγμή που ο χρήστης εκτελέσει το συγκεκριμένο </w:delText>
        </w:r>
        <w:r w:rsidR="00BB0467" w:rsidDel="00F63DEC">
          <w:rPr>
            <w:lang w:val="en-US"/>
          </w:rPr>
          <w:delText>script</w:delText>
        </w:r>
        <w:r w:rsidR="00A60965" w:rsidDel="00F63DEC">
          <w:delText xml:space="preserve"> </w:delText>
        </w:r>
        <w:r w:rsidR="00BB0467" w:rsidDel="00F63DEC">
          <w:delText>οι διαδικασίες που εκτελούνται είναι οι ακόλουθες</w:delText>
        </w:r>
        <w:r w:rsidDel="00F63DEC">
          <w:delText xml:space="preserve"> </w:delText>
        </w:r>
        <w:r w:rsidR="0064654A" w:rsidDel="00F63DEC">
          <w:delText>:</w:delText>
        </w:r>
      </w:del>
    </w:p>
    <w:p w:rsidR="00EF69F7" w:rsidDel="00F63DEC" w:rsidRDefault="00EF69F7" w:rsidP="00DD7CB4">
      <w:pPr>
        <w:rPr>
          <w:del w:id="117" w:author="Makaronas Ioannis" w:date="2016-07-25T12:43:00Z"/>
        </w:rPr>
      </w:pPr>
    </w:p>
    <w:p w:rsidR="00EF69F7" w:rsidRPr="00147833" w:rsidDel="00F63DEC" w:rsidRDefault="00EF69F7" w:rsidP="00EF69F7">
      <w:pPr>
        <w:pStyle w:val="ListParagraph"/>
        <w:numPr>
          <w:ilvl w:val="0"/>
          <w:numId w:val="41"/>
        </w:numPr>
        <w:rPr>
          <w:del w:id="118" w:author="Makaronas Ioannis" w:date="2016-07-25T12:43:00Z"/>
        </w:rPr>
      </w:pPr>
      <w:del w:id="119" w:author="Makaronas Ioannis" w:date="2016-07-25T12:43:00Z">
        <w:r w:rsidDel="00F63DEC">
          <w:delText>Κλείνει</w:delText>
        </w:r>
        <w:r w:rsidRPr="00147833" w:rsidDel="00F63DEC">
          <w:delText xml:space="preserve"> </w:delText>
        </w:r>
        <w:r w:rsidDel="00F63DEC">
          <w:delText>ο</w:delText>
        </w:r>
        <w:r w:rsidRPr="00147833" w:rsidDel="00F63DEC">
          <w:delText xml:space="preserve"> </w:delText>
        </w:r>
        <w:r w:rsidRPr="00EF69F7" w:rsidDel="00F63DEC">
          <w:rPr>
            <w:lang w:val="en-US"/>
          </w:rPr>
          <w:delText> Printec</w:delText>
        </w:r>
        <w:r w:rsidRPr="00147833" w:rsidDel="00F63DEC">
          <w:delText xml:space="preserve"> </w:delText>
        </w:r>
        <w:r w:rsidRPr="00EF69F7" w:rsidDel="00F63DEC">
          <w:rPr>
            <w:lang w:val="en-US"/>
          </w:rPr>
          <w:delText>SSK</w:delText>
        </w:r>
        <w:r w:rsidRPr="00147833" w:rsidDel="00F63DEC">
          <w:delText xml:space="preserve"> </w:delText>
        </w:r>
        <w:r w:rsidRPr="00EF69F7" w:rsidDel="00F63DEC">
          <w:rPr>
            <w:lang w:val="en-US"/>
          </w:rPr>
          <w:delText>Agent</w:delText>
        </w:r>
        <w:r w:rsidR="00147833" w:rsidDel="00F63DEC">
          <w:delText xml:space="preserve"> (σε περίπτωση που εκτελείται)</w:delText>
        </w:r>
      </w:del>
    </w:p>
    <w:p w:rsidR="00147833" w:rsidDel="00F63DEC" w:rsidRDefault="00EF69F7" w:rsidP="00114BD5">
      <w:pPr>
        <w:pStyle w:val="ListParagraph"/>
        <w:numPr>
          <w:ilvl w:val="0"/>
          <w:numId w:val="41"/>
        </w:numPr>
        <w:rPr>
          <w:del w:id="120" w:author="Makaronas Ioannis" w:date="2016-07-25T12:43:00Z"/>
        </w:rPr>
      </w:pPr>
      <w:del w:id="121" w:author="Makaronas Ioannis" w:date="2016-07-25T12:43:00Z">
        <w:r w:rsidDel="00F63DEC">
          <w:delText>Γίνεται</w:delText>
        </w:r>
        <w:r w:rsidRPr="00147833" w:rsidDel="00F63DEC">
          <w:delText xml:space="preserve"> </w:delText>
        </w:r>
        <w:r w:rsidRPr="00147833" w:rsidDel="00F63DEC">
          <w:rPr>
            <w:lang w:val="en-US"/>
          </w:rPr>
          <w:delText>Uninstall</w:delText>
        </w:r>
        <w:r w:rsidRPr="00147833" w:rsidDel="00F63DEC">
          <w:delText xml:space="preserve"> </w:delText>
        </w:r>
        <w:r w:rsidDel="00F63DEC">
          <w:delText>ο</w:delText>
        </w:r>
        <w:r w:rsidRPr="00147833" w:rsidDel="00F63DEC">
          <w:delText xml:space="preserve"> </w:delText>
        </w:r>
        <w:r w:rsidRPr="00147833" w:rsidDel="00F63DEC">
          <w:rPr>
            <w:lang w:val="en-US"/>
          </w:rPr>
          <w:delText>Printec</w:delText>
        </w:r>
        <w:r w:rsidRPr="00147833" w:rsidDel="00F63DEC">
          <w:delText xml:space="preserve"> </w:delText>
        </w:r>
        <w:r w:rsidRPr="00147833" w:rsidDel="00F63DEC">
          <w:rPr>
            <w:lang w:val="en-US"/>
          </w:rPr>
          <w:delText>SSK</w:delText>
        </w:r>
        <w:r w:rsidRPr="00147833" w:rsidDel="00F63DEC">
          <w:delText xml:space="preserve"> </w:delText>
        </w:r>
        <w:r w:rsidRPr="00147833" w:rsidDel="00F63DEC">
          <w:rPr>
            <w:lang w:val="en-US"/>
          </w:rPr>
          <w:delText>Agent</w:delText>
        </w:r>
        <w:r w:rsidR="00147833" w:rsidRPr="00147833" w:rsidDel="00F63DEC">
          <w:delText xml:space="preserve"> </w:delText>
        </w:r>
        <w:r w:rsidR="00147833" w:rsidDel="00F63DEC">
          <w:delText>από το μηχάνημα</w:delText>
        </w:r>
      </w:del>
    </w:p>
    <w:p w:rsidR="00147833" w:rsidRPr="00147833" w:rsidDel="00F63DEC" w:rsidRDefault="00147833" w:rsidP="00147833">
      <w:pPr>
        <w:pStyle w:val="ListParagraph"/>
        <w:rPr>
          <w:del w:id="122" w:author="Makaronas Ioannis" w:date="2016-07-25T12:43:00Z"/>
        </w:rPr>
      </w:pPr>
      <w:del w:id="123" w:author="Makaronas Ioannis" w:date="2016-07-25T12:43:00Z">
        <w:r w:rsidDel="00F63DEC">
          <w:delText xml:space="preserve">(διαγράφεται και το </w:delText>
        </w:r>
        <w:r w:rsidRPr="00EF69F7" w:rsidDel="00F63DEC">
          <w:rPr>
            <w:lang w:val="en-US"/>
          </w:rPr>
          <w:delText>Desktop</w:delText>
        </w:r>
        <w:r w:rsidRPr="00EF69F7" w:rsidDel="00F63DEC">
          <w:delText xml:space="preserve"> </w:delText>
        </w:r>
        <w:r w:rsidRPr="00EF69F7" w:rsidDel="00F63DEC">
          <w:rPr>
            <w:lang w:val="en-US"/>
          </w:rPr>
          <w:delText>icon</w:delText>
        </w:r>
        <w:r w:rsidRPr="00EF69F7" w:rsidDel="00F63DEC">
          <w:delText xml:space="preserve"> </w:delText>
        </w:r>
        <w:r w:rsidRPr="00EF69F7" w:rsidDel="00F63DEC">
          <w:rPr>
            <w:lang w:val="en-US"/>
          </w:rPr>
          <w:delText>shortcut</w:delText>
        </w:r>
        <w:r w:rsidDel="00F63DEC">
          <w:delText xml:space="preserve"> από την επιφάνεια εργασίας)</w:delText>
        </w:r>
      </w:del>
    </w:p>
    <w:p w:rsidR="00EF69F7" w:rsidDel="00F63DEC" w:rsidRDefault="00EF69F7" w:rsidP="006D5C23">
      <w:pPr>
        <w:pStyle w:val="ListParagraph"/>
        <w:numPr>
          <w:ilvl w:val="0"/>
          <w:numId w:val="41"/>
        </w:numPr>
        <w:rPr>
          <w:del w:id="124" w:author="Makaronas Ioannis" w:date="2016-07-25T12:43:00Z"/>
        </w:rPr>
      </w:pPr>
      <w:del w:id="125" w:author="Makaronas Ioannis" w:date="2016-07-25T12:43:00Z">
        <w:r w:rsidDel="00F63DEC">
          <w:delText xml:space="preserve">Διαγράφονται από το μηχάνημα οι παρακάτω φάκελοι και αρχεία </w:delText>
        </w:r>
      </w:del>
    </w:p>
    <w:p w:rsidR="00EF69F7" w:rsidRPr="001A7E0D" w:rsidDel="00F63DEC" w:rsidRDefault="00EF69F7" w:rsidP="00EF69F7">
      <w:pPr>
        <w:pStyle w:val="ListParagraph"/>
        <w:numPr>
          <w:ilvl w:val="0"/>
          <w:numId w:val="43"/>
        </w:numPr>
        <w:rPr>
          <w:del w:id="126" w:author="Makaronas Ioannis" w:date="2016-07-25T12:43:00Z"/>
          <w:rPrChange w:id="127" w:author="Makaronas Ioannis" w:date="2017-10-03T10:57:00Z">
            <w:rPr>
              <w:del w:id="128" w:author="Makaronas Ioannis" w:date="2016-07-25T12:43:00Z"/>
              <w:lang w:val="en-US"/>
            </w:rPr>
          </w:rPrChange>
        </w:rPr>
      </w:pPr>
      <w:del w:id="129" w:author="Makaronas Ioannis" w:date="2016-07-25T12:43:00Z">
        <w:r w:rsidRPr="00EF69F7" w:rsidDel="00F63DEC">
          <w:rPr>
            <w:lang w:val="en-US"/>
          </w:rPr>
          <w:delText>C</w:delText>
        </w:r>
        <w:r w:rsidRPr="001A7E0D" w:rsidDel="00F63DEC">
          <w:rPr>
            <w:rPrChange w:id="130" w:author="Makaronas Ioannis" w:date="2017-10-03T10:57:00Z">
              <w:rPr>
                <w:lang w:val="en-US"/>
              </w:rPr>
            </w:rPrChange>
          </w:rPr>
          <w:delText>:\</w:delText>
        </w:r>
        <w:r w:rsidRPr="00EF69F7" w:rsidDel="00F63DEC">
          <w:rPr>
            <w:lang w:val="en-US"/>
          </w:rPr>
          <w:delText>Users</w:delText>
        </w:r>
        <w:r w:rsidRPr="001A7E0D" w:rsidDel="00F63DEC">
          <w:rPr>
            <w:rPrChange w:id="131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makaronas</w:delText>
        </w:r>
        <w:r w:rsidRPr="001A7E0D" w:rsidDel="00F63DEC">
          <w:rPr>
            <w:rPrChange w:id="132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AppData</w:delText>
        </w:r>
        <w:r w:rsidRPr="001A7E0D" w:rsidDel="00F63DEC">
          <w:rPr>
            <w:rPrChange w:id="133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Local</w:delText>
        </w:r>
        <w:r w:rsidRPr="001A7E0D" w:rsidDel="00F63DEC">
          <w:rPr>
            <w:rPrChange w:id="134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Apps</w:delText>
        </w:r>
        <w:r w:rsidRPr="001A7E0D" w:rsidDel="00F63DEC">
          <w:rPr>
            <w:rPrChange w:id="135" w:author="Makaronas Ioannis" w:date="2017-10-03T10:57:00Z">
              <w:rPr>
                <w:lang w:val="en-US"/>
              </w:rPr>
            </w:rPrChange>
          </w:rPr>
          <w:delText>\2.0</w:delText>
        </w:r>
      </w:del>
    </w:p>
    <w:p w:rsidR="00EF69F7" w:rsidRPr="00EF69F7" w:rsidDel="00F63DEC" w:rsidRDefault="00EF69F7" w:rsidP="00EF69F7">
      <w:pPr>
        <w:pStyle w:val="ListParagraph"/>
        <w:numPr>
          <w:ilvl w:val="0"/>
          <w:numId w:val="43"/>
        </w:numPr>
        <w:rPr>
          <w:del w:id="136" w:author="Makaronas Ioannis" w:date="2016-07-25T12:43:00Z"/>
        </w:rPr>
      </w:pPr>
      <w:del w:id="137" w:author="Makaronas Ioannis" w:date="2016-07-25T12:43:00Z">
        <w:r w:rsidRPr="00EF69F7" w:rsidDel="00F63DEC">
          <w:rPr>
            <w:lang w:val="en-US"/>
          </w:rPr>
          <w:delText>Startup</w:delText>
        </w:r>
        <w:r w:rsidRPr="001A7E0D" w:rsidDel="00F63DEC">
          <w:rPr>
            <w:rPrChange w:id="138" w:author="Makaronas Ioannis" w:date="2017-10-03T10:57:00Z">
              <w:rPr>
                <w:lang w:val="en-US"/>
              </w:rPr>
            </w:rPrChange>
          </w:rPr>
          <w:delText xml:space="preserve"> </w:delText>
        </w:r>
        <w:r w:rsidRPr="00EF69F7" w:rsidDel="00F63DEC">
          <w:rPr>
            <w:lang w:val="en-US"/>
          </w:rPr>
          <w:delText>shortcut</w:delText>
        </w:r>
      </w:del>
    </w:p>
    <w:p w:rsidR="00EF69F7" w:rsidRPr="001A7E0D" w:rsidDel="00F63DEC" w:rsidRDefault="00EF69F7" w:rsidP="00EF69F7">
      <w:pPr>
        <w:pStyle w:val="ListParagraph"/>
        <w:numPr>
          <w:ilvl w:val="0"/>
          <w:numId w:val="43"/>
        </w:numPr>
        <w:rPr>
          <w:del w:id="139" w:author="Makaronas Ioannis" w:date="2016-07-25T12:43:00Z"/>
          <w:rPrChange w:id="140" w:author="Makaronas Ioannis" w:date="2017-10-03T10:57:00Z">
            <w:rPr>
              <w:del w:id="141" w:author="Makaronas Ioannis" w:date="2016-07-25T12:43:00Z"/>
              <w:lang w:val="en-US"/>
            </w:rPr>
          </w:rPrChange>
        </w:rPr>
      </w:pPr>
      <w:del w:id="142" w:author="Makaronas Ioannis" w:date="2016-07-25T12:43:00Z">
        <w:r w:rsidRPr="00EF69F7" w:rsidDel="00F63DEC">
          <w:rPr>
            <w:lang w:val="en-US"/>
          </w:rPr>
          <w:delText>C</w:delText>
        </w:r>
        <w:r w:rsidRPr="001A7E0D" w:rsidDel="00F63DEC">
          <w:rPr>
            <w:rPrChange w:id="143" w:author="Makaronas Ioannis" w:date="2017-10-03T10:57:00Z">
              <w:rPr>
                <w:lang w:val="en-US"/>
              </w:rPr>
            </w:rPrChange>
          </w:rPr>
          <w:delText>:\</w:delText>
        </w:r>
        <w:r w:rsidRPr="00EF69F7" w:rsidDel="00F63DEC">
          <w:rPr>
            <w:lang w:val="en-US"/>
          </w:rPr>
          <w:delText>Users</w:delText>
        </w:r>
        <w:r w:rsidRPr="001A7E0D" w:rsidDel="00F63DEC">
          <w:rPr>
            <w:rPrChange w:id="144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makaronas</w:delText>
        </w:r>
        <w:r w:rsidRPr="001A7E0D" w:rsidDel="00F63DEC">
          <w:rPr>
            <w:rPrChange w:id="145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AppData</w:delText>
        </w:r>
        <w:r w:rsidRPr="001A7E0D" w:rsidDel="00F63DEC">
          <w:rPr>
            <w:rPrChange w:id="146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Local</w:delText>
        </w:r>
        <w:r w:rsidRPr="001A7E0D" w:rsidDel="00F63DEC">
          <w:rPr>
            <w:rPrChange w:id="147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Printec</w:delText>
        </w:r>
        <w:r w:rsidRPr="001A7E0D" w:rsidDel="00F63DEC">
          <w:rPr>
            <w:rPrChange w:id="148" w:author="Makaronas Ioannis" w:date="2017-10-03T10:57:00Z">
              <w:rPr>
                <w:lang w:val="en-US"/>
              </w:rPr>
            </w:rPrChange>
          </w:rPr>
          <w:delText xml:space="preserve"> </w:delText>
        </w:r>
        <w:r w:rsidRPr="00EF69F7" w:rsidDel="00F63DEC">
          <w:rPr>
            <w:lang w:val="en-US"/>
          </w:rPr>
          <w:delText>Group</w:delText>
        </w:r>
        <w:r w:rsidRPr="001A7E0D" w:rsidDel="00F63DEC">
          <w:rPr>
            <w:rPrChange w:id="149" w:author="Makaronas Ioannis" w:date="2017-10-03T10:57:00Z">
              <w:rPr>
                <w:lang w:val="en-US"/>
              </w:rPr>
            </w:rPrChange>
          </w:rPr>
          <w:delText xml:space="preserve"> </w:delText>
        </w:r>
        <w:r w:rsidRPr="00EF69F7" w:rsidDel="00F63DEC">
          <w:rPr>
            <w:lang w:val="en-US"/>
          </w:rPr>
          <w:delText>of</w:delText>
        </w:r>
        <w:r w:rsidRPr="001A7E0D" w:rsidDel="00F63DEC">
          <w:rPr>
            <w:rPrChange w:id="150" w:author="Makaronas Ioannis" w:date="2017-10-03T10:57:00Z">
              <w:rPr>
                <w:lang w:val="en-US"/>
              </w:rPr>
            </w:rPrChange>
          </w:rPr>
          <w:delText xml:space="preserve"> </w:delText>
        </w:r>
        <w:r w:rsidRPr="00EF69F7" w:rsidDel="00F63DEC">
          <w:rPr>
            <w:lang w:val="en-US"/>
          </w:rPr>
          <w:delText>Companies</w:delText>
        </w:r>
      </w:del>
    </w:p>
    <w:p w:rsidR="00EF69F7" w:rsidRPr="001A7E0D" w:rsidDel="00F63DEC" w:rsidRDefault="00EF69F7" w:rsidP="00EF69F7">
      <w:pPr>
        <w:pStyle w:val="ListParagraph"/>
        <w:numPr>
          <w:ilvl w:val="0"/>
          <w:numId w:val="43"/>
        </w:numPr>
        <w:rPr>
          <w:del w:id="151" w:author="Makaronas Ioannis" w:date="2016-07-25T12:43:00Z"/>
          <w:rPrChange w:id="152" w:author="Makaronas Ioannis" w:date="2017-10-03T10:57:00Z">
            <w:rPr>
              <w:del w:id="153" w:author="Makaronas Ioannis" w:date="2016-07-25T12:43:00Z"/>
              <w:lang w:val="en-US"/>
            </w:rPr>
          </w:rPrChange>
        </w:rPr>
      </w:pPr>
      <w:del w:id="154" w:author="Makaronas Ioannis" w:date="2016-07-25T12:43:00Z">
        <w:r w:rsidRPr="00EF69F7" w:rsidDel="00F63DEC">
          <w:rPr>
            <w:lang w:val="en-US"/>
          </w:rPr>
          <w:delText>C</w:delText>
        </w:r>
        <w:r w:rsidRPr="001A7E0D" w:rsidDel="00F63DEC">
          <w:rPr>
            <w:rPrChange w:id="155" w:author="Makaronas Ioannis" w:date="2017-10-03T10:57:00Z">
              <w:rPr>
                <w:lang w:val="en-US"/>
              </w:rPr>
            </w:rPrChange>
          </w:rPr>
          <w:delText>:\</w:delText>
        </w:r>
        <w:r w:rsidRPr="00EF69F7" w:rsidDel="00F63DEC">
          <w:rPr>
            <w:lang w:val="en-US"/>
          </w:rPr>
          <w:delText>Users</w:delText>
        </w:r>
        <w:r w:rsidRPr="001A7E0D" w:rsidDel="00F63DEC">
          <w:rPr>
            <w:rPrChange w:id="156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makaronas</w:delText>
        </w:r>
        <w:r w:rsidRPr="001A7E0D" w:rsidDel="00F63DEC">
          <w:rPr>
            <w:rPrChange w:id="157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AppData</w:delText>
        </w:r>
        <w:r w:rsidRPr="001A7E0D" w:rsidDel="00F63DEC">
          <w:rPr>
            <w:rPrChange w:id="158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Local</w:delText>
        </w:r>
        <w:r w:rsidRPr="001A7E0D" w:rsidDel="00F63DEC">
          <w:rPr>
            <w:rPrChange w:id="159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Printec</w:delText>
        </w:r>
        <w:r w:rsidRPr="001A7E0D" w:rsidDel="00F63DEC">
          <w:rPr>
            <w:rPrChange w:id="160" w:author="Makaronas Ioannis" w:date="2017-10-03T10:57:00Z">
              <w:rPr>
                <w:lang w:val="en-US"/>
              </w:rPr>
            </w:rPrChange>
          </w:rPr>
          <w:delText>_</w:delText>
        </w:r>
        <w:r w:rsidRPr="00EF69F7" w:rsidDel="00F63DEC">
          <w:rPr>
            <w:lang w:val="en-US"/>
          </w:rPr>
          <w:delText>Group</w:delText>
        </w:r>
        <w:r w:rsidRPr="001A7E0D" w:rsidDel="00F63DEC">
          <w:rPr>
            <w:rPrChange w:id="161" w:author="Makaronas Ioannis" w:date="2017-10-03T10:57:00Z">
              <w:rPr>
                <w:lang w:val="en-US"/>
              </w:rPr>
            </w:rPrChange>
          </w:rPr>
          <w:delText>_</w:delText>
        </w:r>
        <w:r w:rsidRPr="00EF69F7" w:rsidDel="00F63DEC">
          <w:rPr>
            <w:lang w:val="en-US"/>
          </w:rPr>
          <w:delText>of</w:delText>
        </w:r>
        <w:r w:rsidRPr="001A7E0D" w:rsidDel="00F63DEC">
          <w:rPr>
            <w:rPrChange w:id="162" w:author="Makaronas Ioannis" w:date="2017-10-03T10:57:00Z">
              <w:rPr>
                <w:lang w:val="en-US"/>
              </w:rPr>
            </w:rPrChange>
          </w:rPr>
          <w:delText>_</w:delText>
        </w:r>
        <w:r w:rsidRPr="00EF69F7" w:rsidDel="00F63DEC">
          <w:rPr>
            <w:lang w:val="en-US"/>
          </w:rPr>
          <w:delText>Companie                       </w:delText>
        </w:r>
        <w:r w:rsidRPr="001A7E0D" w:rsidDel="00F63DEC">
          <w:rPr>
            <w:rPrChange w:id="163" w:author="Makaronas Ioannis" w:date="2017-10-03T10:57:00Z">
              <w:rPr>
                <w:lang w:val="en-US"/>
              </w:rPr>
            </w:rPrChange>
          </w:rPr>
          <w:delText xml:space="preserve"> </w:delText>
        </w:r>
      </w:del>
    </w:p>
    <w:p w:rsidR="00EF69F7" w:rsidRPr="001A7E0D" w:rsidDel="00F63DEC" w:rsidRDefault="00EF69F7" w:rsidP="00EF69F7">
      <w:pPr>
        <w:pStyle w:val="ListParagraph"/>
        <w:numPr>
          <w:ilvl w:val="0"/>
          <w:numId w:val="43"/>
        </w:numPr>
        <w:rPr>
          <w:del w:id="164" w:author="Makaronas Ioannis" w:date="2016-07-25T12:43:00Z"/>
          <w:rPrChange w:id="165" w:author="Makaronas Ioannis" w:date="2017-10-03T10:57:00Z">
            <w:rPr>
              <w:del w:id="166" w:author="Makaronas Ioannis" w:date="2016-07-25T12:43:00Z"/>
              <w:lang w:val="en-US"/>
            </w:rPr>
          </w:rPrChange>
        </w:rPr>
      </w:pPr>
      <w:del w:id="167" w:author="Makaronas Ioannis" w:date="2016-07-25T12:43:00Z">
        <w:r w:rsidRPr="00EF69F7" w:rsidDel="00F63DEC">
          <w:rPr>
            <w:lang w:val="en-US"/>
          </w:rPr>
          <w:delText>C</w:delText>
        </w:r>
        <w:r w:rsidRPr="001A7E0D" w:rsidDel="00F63DEC">
          <w:rPr>
            <w:rPrChange w:id="168" w:author="Makaronas Ioannis" w:date="2017-10-03T10:57:00Z">
              <w:rPr>
                <w:lang w:val="en-US"/>
              </w:rPr>
            </w:rPrChange>
          </w:rPr>
          <w:delText>:\</w:delText>
        </w:r>
        <w:r w:rsidRPr="00EF69F7" w:rsidDel="00F63DEC">
          <w:rPr>
            <w:lang w:val="en-US"/>
          </w:rPr>
          <w:delText>Users</w:delText>
        </w:r>
        <w:r w:rsidRPr="001A7E0D" w:rsidDel="00F63DEC">
          <w:rPr>
            <w:rPrChange w:id="169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makaronas</w:delText>
        </w:r>
        <w:r w:rsidRPr="001A7E0D" w:rsidDel="00F63DEC">
          <w:rPr>
            <w:rPrChange w:id="170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AppData</w:delText>
        </w:r>
        <w:r w:rsidRPr="001A7E0D" w:rsidDel="00F63DEC">
          <w:rPr>
            <w:rPrChange w:id="171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Local</w:delText>
        </w:r>
        <w:r w:rsidRPr="001A7E0D" w:rsidDel="00F63DEC">
          <w:rPr>
            <w:rPrChange w:id="172" w:author="Makaronas Ioannis" w:date="2017-10-03T10:57:00Z">
              <w:rPr>
                <w:lang w:val="en-US"/>
              </w:rPr>
            </w:rPrChange>
          </w:rPr>
          <w:delText>\</w:delText>
        </w:r>
        <w:r w:rsidRPr="00EF69F7" w:rsidDel="00F63DEC">
          <w:rPr>
            <w:lang w:val="en-US"/>
          </w:rPr>
          <w:delText>Temp</w:delText>
        </w:r>
      </w:del>
    </w:p>
    <w:p w:rsidR="00EF69F7" w:rsidDel="00F63DEC" w:rsidRDefault="00EF69F7" w:rsidP="00EF69F7">
      <w:pPr>
        <w:pStyle w:val="ListParagraph"/>
        <w:numPr>
          <w:ilvl w:val="0"/>
          <w:numId w:val="41"/>
        </w:numPr>
        <w:rPr>
          <w:del w:id="173" w:author="Makaronas Ioannis" w:date="2016-07-25T12:43:00Z"/>
        </w:rPr>
      </w:pPr>
      <w:del w:id="174" w:author="Makaronas Ioannis" w:date="2016-07-25T12:43:00Z">
        <w:r w:rsidDel="00F63DEC">
          <w:delText>Γίνεται επανεγκατάσταση του Printec SSK Agent</w:delText>
        </w:r>
        <w:r w:rsidR="00147833" w:rsidDel="00F63DEC">
          <w:delText xml:space="preserve"> στο μηχάνημα</w:delText>
        </w:r>
      </w:del>
    </w:p>
    <w:p w:rsidR="00EF69F7" w:rsidDel="00F63DEC" w:rsidRDefault="00EF69F7" w:rsidP="00EF69F7">
      <w:pPr>
        <w:pStyle w:val="ListParagraph"/>
        <w:numPr>
          <w:ilvl w:val="0"/>
          <w:numId w:val="41"/>
        </w:numPr>
        <w:rPr>
          <w:del w:id="175" w:author="Makaronas Ioannis" w:date="2016-07-25T12:43:00Z"/>
        </w:rPr>
      </w:pPr>
      <w:del w:id="176" w:author="Makaronas Ioannis" w:date="2016-07-25T12:43:00Z">
        <w:r w:rsidDel="00F63DEC">
          <w:delText>Γίνεται επανεκκίνηση της μηχανής</w:delText>
        </w:r>
        <w:r w:rsidR="00147833" w:rsidDel="00F63DEC">
          <w:delText xml:space="preserve"> (εφόσον οριστεί αρχικά στο </w:delText>
        </w:r>
        <w:r w:rsidR="00147833" w:rsidDel="00F63DEC">
          <w:rPr>
            <w:lang w:val="en-US"/>
          </w:rPr>
          <w:delText>vbScipt</w:delText>
        </w:r>
        <w:r w:rsidR="00C304C2" w:rsidDel="00F63DEC">
          <w:delText xml:space="preserve"> – ορίζεται παραμετρικ</w:delText>
        </w:r>
        <w:r w:rsidR="003078C6" w:rsidDel="00F63DEC">
          <w:delText>ά</w:delText>
        </w:r>
        <w:r w:rsidR="00147833" w:rsidDel="00F63DEC">
          <w:delText>)</w:delText>
        </w:r>
      </w:del>
    </w:p>
    <w:p w:rsidR="00EF69F7" w:rsidRPr="00147833" w:rsidDel="00F63DEC" w:rsidRDefault="00EF69F7" w:rsidP="00EF69F7">
      <w:pPr>
        <w:rPr>
          <w:del w:id="177" w:author="Makaronas Ioannis" w:date="2016-07-25T12:43:00Z"/>
        </w:rPr>
      </w:pPr>
    </w:p>
    <w:p w:rsidR="00EF69F7" w:rsidDel="00F63DEC" w:rsidRDefault="00A60965" w:rsidP="00A60965">
      <w:pPr>
        <w:rPr>
          <w:del w:id="178" w:author="Makaronas Ioannis" w:date="2016-07-25T12:43:00Z"/>
        </w:rPr>
      </w:pPr>
      <w:del w:id="179" w:author="Makaronas Ioannis" w:date="2016-07-25T12:43:00Z">
        <w:r w:rsidRPr="00147833" w:rsidDel="00F63DEC">
          <w:rPr>
            <w:u w:val="single"/>
          </w:rPr>
          <w:delText>Προσοχή</w:delText>
        </w:r>
        <w:r w:rsidDel="00F63DEC">
          <w:delText xml:space="preserve"> ο φάκελος C</w:delText>
        </w:r>
        <w:r w:rsidR="00EF69F7" w:rsidRPr="00EF69F7" w:rsidDel="00F63DEC">
          <w:delText>:\</w:delText>
        </w:r>
        <w:r w:rsidR="00EF69F7" w:rsidRPr="00EF69F7" w:rsidDel="00F63DEC">
          <w:rPr>
            <w:lang w:val="en-US"/>
          </w:rPr>
          <w:delText>Printec</w:delText>
        </w:r>
        <w:r w:rsidR="00EF69F7" w:rsidRPr="00EF69F7" w:rsidDel="00F63DEC">
          <w:delText xml:space="preserve"> </w:delText>
        </w:r>
        <w:r w:rsidDel="00F63DEC">
          <w:delText>δεν διαγράφετα</w:delText>
        </w:r>
        <w:r w:rsidR="00147833" w:rsidDel="00F63DEC">
          <w:delText>ι</w:delText>
        </w:r>
        <w:r w:rsidDel="00F63DEC">
          <w:delText>.</w:delText>
        </w:r>
      </w:del>
    </w:p>
    <w:p w:rsidR="00147833" w:rsidRPr="00A60965" w:rsidRDefault="00147833" w:rsidP="00A60965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A0119F" w:rsidRDefault="00A0119F">
      <w:pPr>
        <w:spacing w:after="200" w:line="276" w:lineRule="auto"/>
        <w:jc w:val="left"/>
        <w:rPr>
          <w:ins w:id="180" w:author="Makaronas Ioannis" w:date="2016-07-25T12:46:00Z"/>
        </w:rPr>
      </w:pPr>
      <w:ins w:id="181" w:author="Makaronas Ioannis" w:date="2016-07-25T12:46:00Z">
        <w:r>
          <w:br w:type="page"/>
        </w:r>
      </w:ins>
    </w:p>
    <w:p w:rsidR="0064654A" w:rsidRPr="00EF69F7" w:rsidDel="00A0119F" w:rsidRDefault="0064654A" w:rsidP="0064654A">
      <w:pPr>
        <w:rPr>
          <w:del w:id="182" w:author="Makaronas Ioannis" w:date="2016-07-25T12:46:00Z"/>
        </w:rPr>
      </w:pPr>
      <w:bookmarkStart w:id="183" w:name="_Toc457216275"/>
      <w:bookmarkStart w:id="184" w:name="_Toc494793881"/>
      <w:bookmarkEnd w:id="183"/>
      <w:bookmarkEnd w:id="184"/>
    </w:p>
    <w:p w:rsidR="0064654A" w:rsidRPr="00EF69F7" w:rsidDel="00A0119F" w:rsidRDefault="0064654A" w:rsidP="0064654A">
      <w:pPr>
        <w:rPr>
          <w:del w:id="185" w:author="Makaronas Ioannis" w:date="2016-07-25T12:46:00Z"/>
        </w:rPr>
      </w:pPr>
      <w:bookmarkStart w:id="186" w:name="_Toc457216276"/>
      <w:bookmarkStart w:id="187" w:name="_Toc494793882"/>
      <w:bookmarkEnd w:id="186"/>
      <w:bookmarkEnd w:id="187"/>
    </w:p>
    <w:p w:rsidR="0064654A" w:rsidRDefault="0064654A" w:rsidP="0064654A">
      <w:pPr>
        <w:pStyle w:val="Heading1"/>
      </w:pPr>
      <w:bookmarkStart w:id="188" w:name="_Toc494793883"/>
      <w:r>
        <w:t>Τεχνικές πληροφορίες</w:t>
      </w:r>
      <w:bookmarkEnd w:id="188"/>
    </w:p>
    <w:p w:rsidR="00A0119F" w:rsidRPr="00A3426B" w:rsidRDefault="00A0119F" w:rsidP="00A0119F">
      <w:pPr>
        <w:rPr>
          <w:ins w:id="189" w:author="Makaronas Ioannis" w:date="2016-07-25T12:43:00Z"/>
          <w:b/>
          <w:sz w:val="24"/>
          <w:szCs w:val="24"/>
          <w:u w:val="single"/>
        </w:rPr>
      </w:pPr>
      <w:ins w:id="190" w:author="Makaronas Ioannis" w:date="2016-07-25T12:43:00Z">
        <w:r w:rsidRPr="00A3426B">
          <w:rPr>
            <w:b/>
            <w:sz w:val="24"/>
            <w:szCs w:val="24"/>
            <w:u w:val="single"/>
          </w:rPr>
          <w:t>ΚΟΝΣΟΛΑ</w:t>
        </w:r>
      </w:ins>
    </w:p>
    <w:p w:rsidR="00A0119F" w:rsidRDefault="00A0119F" w:rsidP="00A0119F">
      <w:pPr>
        <w:rPr>
          <w:ins w:id="191" w:author="Makaronas Ioannis" w:date="2016-07-25T12:46:00Z"/>
        </w:rPr>
      </w:pPr>
    </w:p>
    <w:p w:rsidR="00A0119F" w:rsidRPr="002A7F95" w:rsidRDefault="00A0119F" w:rsidP="00A0119F">
      <w:pPr>
        <w:rPr>
          <w:ins w:id="192" w:author="Makaronas Ioannis" w:date="2016-07-25T12:43:00Z"/>
        </w:rPr>
      </w:pPr>
      <w:ins w:id="193" w:author="Makaronas Ioannis" w:date="2016-07-25T12:43:00Z">
        <w:r>
          <w:t xml:space="preserve">Έχει δημιουργηθεί ένα </w:t>
        </w:r>
        <w:r>
          <w:rPr>
            <w:lang w:val="en-US"/>
          </w:rPr>
          <w:t>console</w:t>
        </w:r>
        <w:r w:rsidRPr="002A7F95">
          <w:t xml:space="preserve"> </w:t>
        </w:r>
        <w:r>
          <w:rPr>
            <w:lang w:val="en-US"/>
          </w:rPr>
          <w:t>application</w:t>
        </w:r>
        <w:r w:rsidRPr="002A7F95">
          <w:t xml:space="preserve"> </w:t>
        </w:r>
        <w:r>
          <w:t xml:space="preserve">με όνομα : </w:t>
        </w:r>
        <w:r w:rsidRPr="002A7F95">
          <w:rPr>
            <w:b/>
            <w:i/>
          </w:rPr>
          <w:t>TMS_ClearLogFiles_Console.exe</w:t>
        </w:r>
        <w:r w:rsidRPr="002A7F95">
          <w:t xml:space="preserve"> </w:t>
        </w:r>
        <w:r>
          <w:t xml:space="preserve"> το οποίο κατά την εκτέλεση του δεν εμφανίζει κάποια πληροφορία στην οθόνη αλλά σαν διαδικασία </w:t>
        </w:r>
        <w:proofErr w:type="spellStart"/>
        <w:r>
          <w:rPr>
            <w:lang w:val="en-US"/>
          </w:rPr>
          <w:t>i</w:t>
        </w:r>
        <w:proofErr w:type="spellEnd"/>
        <w:r>
          <w:t xml:space="preserve">) ελέγχει τον διαθέσιμο χώρο του δίσκου που έχει οριστεί και </w:t>
        </w:r>
        <w:r>
          <w:rPr>
            <w:lang w:val="en-US"/>
          </w:rPr>
          <w:t>ii</w:t>
        </w:r>
        <w:r>
          <w:t>) στη περίπτωση που ο χώρος είναι μικρότερος του ορίου που θα οριστεί</w:t>
        </w:r>
        <w:r w:rsidRPr="002A7F95">
          <w:t>,</w:t>
        </w:r>
        <w:r>
          <w:t xml:space="preserve"> στέλνει ενημερωτικό </w:t>
        </w:r>
        <w:r>
          <w:rPr>
            <w:lang w:val="en-US"/>
          </w:rPr>
          <w:t>email</w:t>
        </w:r>
        <w:r>
          <w:t xml:space="preserve"> σε ομάδα χρηστών που θα οριστεί.</w:t>
        </w:r>
      </w:ins>
    </w:p>
    <w:p w:rsidR="00A0119F" w:rsidRDefault="00A0119F" w:rsidP="00A0119F">
      <w:pPr>
        <w:rPr>
          <w:ins w:id="194" w:author="Makaronas Ioannis" w:date="2016-07-25T12:43:00Z"/>
        </w:rPr>
      </w:pPr>
      <w:ins w:id="195" w:author="Makaronas Ioannis" w:date="2016-07-25T12:43:00Z">
        <w:r>
          <w:t xml:space="preserve">Οι πληροφορίες αυτές π.χ. δίσκος προς έλεγχο, όριο δίσκου, </w:t>
        </w:r>
      </w:ins>
      <w:ins w:id="196" w:author="Makaronas Ioannis" w:date="2017-10-03T11:36:00Z">
        <w:r w:rsidR="00B001C3">
          <w:t xml:space="preserve">όριο ημερών διαγραφής, </w:t>
        </w:r>
      </w:ins>
      <w:ins w:id="197" w:author="Makaronas Ioannis" w:date="2016-07-25T12:43:00Z">
        <w:r>
          <w:t xml:space="preserve">ομάδα χρηστών για αποστολή </w:t>
        </w:r>
        <w:r>
          <w:rPr>
            <w:lang w:val="en-US"/>
          </w:rPr>
          <w:t>email</w:t>
        </w:r>
        <w:r w:rsidRPr="002A7F95">
          <w:t xml:space="preserve"> </w:t>
        </w:r>
        <w:r>
          <w:t xml:space="preserve">βρίσκονται στο </w:t>
        </w:r>
        <w:proofErr w:type="spellStart"/>
        <w:r>
          <w:rPr>
            <w:lang w:val="en-US"/>
          </w:rPr>
          <w:t>ini</w:t>
        </w:r>
        <w:proofErr w:type="spellEnd"/>
        <w:r w:rsidRPr="002A7F95">
          <w:t xml:space="preserve"> </w:t>
        </w:r>
        <w:r>
          <w:t xml:space="preserve">αρχείο : </w:t>
        </w:r>
        <w:r w:rsidRPr="002A7F95">
          <w:rPr>
            <w:b/>
            <w:i/>
          </w:rPr>
          <w:t>TMSClearLogFile.ini</w:t>
        </w:r>
        <w:r>
          <w:t xml:space="preserve"> που θα πρέπει να βρίσκεται στο ίδιο φάκελο με αυτό που θα τρέχει η εφαρμογή (</w:t>
        </w:r>
        <w:r>
          <w:rPr>
            <w:lang w:val="en-US"/>
          </w:rPr>
          <w:t>application</w:t>
        </w:r>
        <w:r>
          <w:t xml:space="preserve">) της κονσόλας. </w:t>
        </w:r>
      </w:ins>
    </w:p>
    <w:p w:rsidR="00A0119F" w:rsidRPr="002A7F95" w:rsidRDefault="00A0119F" w:rsidP="00A0119F">
      <w:pPr>
        <w:rPr>
          <w:ins w:id="198" w:author="Makaronas Ioannis" w:date="2016-07-25T12:43:00Z"/>
        </w:rPr>
      </w:pPr>
      <w:ins w:id="199" w:author="Makaronas Ioannis" w:date="2016-07-25T12:43:00Z">
        <w:r>
          <w:t xml:space="preserve">Η παραπάνω εφαρμογή κονσόλας μπορεί να προγραμματιστεί και μέσω του </w:t>
        </w:r>
        <w:r>
          <w:rPr>
            <w:lang w:val="en-US"/>
          </w:rPr>
          <w:t>window</w:t>
        </w:r>
        <w:r w:rsidRPr="002A7F95">
          <w:t xml:space="preserve"> </w:t>
        </w:r>
        <w:r>
          <w:rPr>
            <w:lang w:val="en-US"/>
          </w:rPr>
          <w:t>scheduler</w:t>
        </w:r>
        <w:r>
          <w:t xml:space="preserve"> ώστε να τρέχει κάθε φορά για συγκεκριμένη χρονική περίοδο ή επαναλαμβανόμενα. Έτσι κάθε φορά με τη λογική που περιεγράφηκε παραπάνω θα εκτελείται, θα ελέγχει και θα ενημερώνει τους παραλήπτες για τυχόν προβληματικό χώρο στο δίσκο που θα οριστεί.</w:t>
        </w:r>
      </w:ins>
    </w:p>
    <w:p w:rsidR="00A0119F" w:rsidRDefault="00A0119F" w:rsidP="003602BB">
      <w:pPr>
        <w:rPr>
          <w:ins w:id="200" w:author="Makaronas Ioannis" w:date="2016-07-25T12:45:00Z"/>
        </w:rPr>
      </w:pPr>
    </w:p>
    <w:p w:rsidR="00A0119F" w:rsidRPr="00A3426B" w:rsidRDefault="00A0119F" w:rsidP="00A0119F">
      <w:pPr>
        <w:rPr>
          <w:ins w:id="201" w:author="Makaronas Ioannis" w:date="2016-07-25T12:45:00Z"/>
          <w:b/>
          <w:sz w:val="24"/>
          <w:szCs w:val="24"/>
          <w:u w:val="single"/>
        </w:rPr>
      </w:pPr>
      <w:ins w:id="202" w:author="Makaronas Ioannis" w:date="2016-07-25T12:45:00Z">
        <w:r w:rsidRPr="00A3426B">
          <w:rPr>
            <w:b/>
            <w:sz w:val="24"/>
            <w:szCs w:val="24"/>
            <w:u w:val="single"/>
          </w:rPr>
          <w:t>ΟΘΟΝΗ ΔΙΑΔΙΚΑΣΙΩΝ</w:t>
        </w:r>
      </w:ins>
    </w:p>
    <w:p w:rsidR="00A0119F" w:rsidRDefault="00A0119F" w:rsidP="00A0119F">
      <w:pPr>
        <w:rPr>
          <w:ins w:id="203" w:author="Makaronas Ioannis" w:date="2016-07-25T12:46:00Z"/>
        </w:rPr>
      </w:pPr>
    </w:p>
    <w:p w:rsidR="00A0119F" w:rsidRPr="00C510F5" w:rsidRDefault="00A0119F" w:rsidP="00A0119F">
      <w:pPr>
        <w:rPr>
          <w:ins w:id="204" w:author="Makaronas Ioannis" w:date="2016-07-25T12:45:00Z"/>
        </w:rPr>
      </w:pPr>
      <w:ins w:id="205" w:author="Makaronas Ioannis" w:date="2016-07-25T12:45:00Z">
        <w:r>
          <w:t xml:space="preserve">Έχει δημιουργηθεί εφαρμογή οθόνης που εμφανίζεται με την εκτέλεση του αρχείου: </w:t>
        </w:r>
        <w:r w:rsidRPr="00C510F5">
          <w:rPr>
            <w:b/>
            <w:i/>
          </w:rPr>
          <w:t>TMS_ClearLogFiles.exe</w:t>
        </w:r>
        <w:r>
          <w:t xml:space="preserve"> και η οποία έχει την παρακάτω μορφή δίνοντας στο χρήστη τη δυνατότητα να εκτελεί μία σειρά από εργασίες σχετικές με τον έλεγχο και την διαγραφή των «άχρηστων αρχείων </w:t>
        </w:r>
        <w:proofErr w:type="spellStart"/>
        <w:r>
          <w:t>log</w:t>
        </w:r>
        <w:proofErr w:type="spellEnd"/>
        <w:r>
          <w:t xml:space="preserve">» που δημιουργούνται από τις λειτουργίες του </w:t>
        </w:r>
        <w:r>
          <w:rPr>
            <w:lang w:val="en-US"/>
          </w:rPr>
          <w:t>TMS</w:t>
        </w:r>
        <w:r w:rsidRPr="00C510F5">
          <w:t>.</w:t>
        </w:r>
      </w:ins>
    </w:p>
    <w:p w:rsidR="00A0119F" w:rsidRPr="00C510F5" w:rsidRDefault="00A0119F" w:rsidP="00A0119F">
      <w:pPr>
        <w:rPr>
          <w:ins w:id="206" w:author="Makaronas Ioannis" w:date="2016-07-25T12:45:00Z"/>
        </w:rPr>
      </w:pPr>
      <w:ins w:id="207" w:author="Makaronas Ioannis" w:date="2016-07-25T12:45:00Z">
        <w:r>
          <w:t>Η οθόνη έχει την παρακάτω μορφή και χωρίζεται σε δύο περιοχές με λειτουργίες (Α) Πληροφορίες Δίσκου και (Β) Διαγραφή Αρχείων :</w:t>
        </w:r>
      </w:ins>
    </w:p>
    <w:p w:rsidR="00A0119F" w:rsidRPr="00206C05" w:rsidRDefault="00A0119F" w:rsidP="00A0119F">
      <w:pPr>
        <w:rPr>
          <w:ins w:id="208" w:author="Makaronas Ioannis" w:date="2016-07-25T12:45:00Z"/>
        </w:rPr>
      </w:pPr>
    </w:p>
    <w:p w:rsidR="00A0119F" w:rsidRDefault="00A0119F" w:rsidP="00A0119F">
      <w:pPr>
        <w:rPr>
          <w:ins w:id="209" w:author="Makaronas Ioannis" w:date="2016-07-25T12:45:00Z"/>
        </w:rPr>
      </w:pPr>
      <w:ins w:id="210" w:author="Makaronas Ioannis" w:date="2016-07-25T12:49:00Z">
        <w:r>
          <w:rPr>
            <w:noProof/>
            <w:lang w:eastAsia="el-GR"/>
          </w:rPr>
          <w:drawing>
            <wp:inline distT="0" distB="0" distL="0" distR="0">
              <wp:extent cx="6120765" cy="3732530"/>
              <wp:effectExtent l="0" t="0" r="0" b="127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765" cy="3732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rPr>
          <w:ins w:id="211" w:author="Makaronas Ioannis" w:date="2016-07-25T12:45:00Z"/>
        </w:rPr>
      </w:pPr>
    </w:p>
    <w:p w:rsidR="00A0119F" w:rsidRDefault="00A0119F" w:rsidP="00A0119F">
      <w:pPr>
        <w:rPr>
          <w:ins w:id="212" w:author="Makaronas Ioannis" w:date="2016-07-25T12:45:00Z"/>
        </w:rPr>
      </w:pPr>
      <w:ins w:id="213" w:author="Makaronas Ioannis" w:date="2016-07-25T12:45:00Z">
        <w:r>
          <w:lastRenderedPageBreak/>
          <w:t>Σχετικά με τις λειτουργίες της οθόνης :</w:t>
        </w:r>
      </w:ins>
    </w:p>
    <w:p w:rsidR="00A0119F" w:rsidRDefault="00A0119F" w:rsidP="00A0119F">
      <w:pPr>
        <w:rPr>
          <w:ins w:id="214" w:author="Makaronas Ioannis" w:date="2016-07-25T12:45:00Z"/>
        </w:rPr>
      </w:pPr>
    </w:p>
    <w:p w:rsidR="00A0119F" w:rsidRDefault="00A0119F" w:rsidP="00A0119F">
      <w:pPr>
        <w:rPr>
          <w:ins w:id="215" w:author="Makaronas Ioannis" w:date="2016-07-25T12:51:00Z"/>
        </w:rPr>
      </w:pPr>
      <w:ins w:id="216" w:author="Makaronas Ioannis" w:date="2016-07-25T12:51:00Z">
        <w:r>
          <w:rPr>
            <w:noProof/>
            <w:lang w:eastAsia="el-GR"/>
          </w:rPr>
          <w:drawing>
            <wp:inline distT="0" distB="0" distL="0" distR="0">
              <wp:extent cx="6126480" cy="3749040"/>
              <wp:effectExtent l="0" t="0" r="7620" b="381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6480" cy="3749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rPr>
          <w:ins w:id="217" w:author="Makaronas Ioannis" w:date="2016-07-25T12:45:00Z"/>
        </w:rPr>
      </w:pPr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218" w:author="Makaronas Ioannis" w:date="2016-07-25T12:45:00Z"/>
        </w:rPr>
      </w:pPr>
      <w:ins w:id="219" w:author="Makaronas Ioannis" w:date="2016-07-25T12:45:00Z">
        <w:r>
          <w:t>Ο χρήστης πατώντας το πεδίο επιλογών (1) «Δίσκος» μπορεί να ορίσει το δίσκο στον οποίο θέλει να γίνει ο έλεγχος του χώρου</w:t>
        </w:r>
      </w:ins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220" w:author="Makaronas Ioannis" w:date="2016-07-25T12:52:00Z"/>
        </w:rPr>
      </w:pPr>
      <w:ins w:id="221" w:author="Makaronas Ioannis" w:date="2016-07-25T12:45:00Z">
        <w:r>
          <w:t xml:space="preserve">Πατώντας το κουμπί </w:t>
        </w:r>
        <w:r w:rsidRPr="001F4303">
          <w:t xml:space="preserve">(2) </w:t>
        </w:r>
        <w:r>
          <w:t xml:space="preserve">«Έλεγχος </w:t>
        </w:r>
        <w:proofErr w:type="spellStart"/>
        <w:r>
          <w:t>Διαθ.Χώρου</w:t>
        </w:r>
        <w:proofErr w:type="spellEnd"/>
        <w:r>
          <w:t>» εκτελείται διαδικασία ελέγχου για τον διαθέσιμο χώρο (</w:t>
        </w:r>
        <w:r>
          <w:rPr>
            <w:lang w:val="en-US"/>
          </w:rPr>
          <w:t>free</w:t>
        </w:r>
        <w:r w:rsidRPr="001F4303">
          <w:t xml:space="preserve"> </w:t>
        </w:r>
        <w:r>
          <w:rPr>
            <w:lang w:val="en-US"/>
          </w:rPr>
          <w:t>disk</w:t>
        </w:r>
        <w:r w:rsidRPr="001F4303">
          <w:t xml:space="preserve"> </w:t>
        </w:r>
        <w:r>
          <w:rPr>
            <w:lang w:val="en-US"/>
          </w:rPr>
          <w:t>space</w:t>
        </w:r>
        <w:r>
          <w:t>)</w:t>
        </w:r>
        <w:r w:rsidRPr="001F4303">
          <w:t xml:space="preserve"> </w:t>
        </w:r>
        <w:r>
          <w:t xml:space="preserve">στον δίσκο και το αποτέλεσμα εμφανίζεται στο πεδίο (4) «Διαθέσιμος Χώρος». Στο πεδίο (5) εμφανίζεται και μία περιγραφή για να γίνει πιο κατανοητή στο χρήστη η κατάσταση π.χ. Κατάσταση Δίσκου: </w:t>
        </w:r>
        <w:r>
          <w:rPr>
            <w:lang w:val="en-US"/>
          </w:rPr>
          <w:t>ok</w:t>
        </w:r>
        <w:r w:rsidRPr="001F4303">
          <w:t xml:space="preserve"> </w:t>
        </w:r>
        <w:r>
          <w:t>ή Σχεδόν Πλήρης !!</w:t>
        </w:r>
      </w:ins>
    </w:p>
    <w:p w:rsidR="00A0119F" w:rsidRDefault="00A0119F">
      <w:pPr>
        <w:pStyle w:val="ListParagraph"/>
        <w:spacing w:after="160" w:line="259" w:lineRule="auto"/>
        <w:rPr>
          <w:ins w:id="222" w:author="Makaronas Ioannis" w:date="2016-07-25T12:45:00Z"/>
        </w:rPr>
        <w:pPrChange w:id="223" w:author="Makaronas Ioannis" w:date="2016-07-25T12:52:00Z">
          <w:pPr>
            <w:pStyle w:val="ListParagraph"/>
            <w:numPr>
              <w:numId w:val="44"/>
            </w:numPr>
            <w:spacing w:after="160" w:line="259" w:lineRule="auto"/>
            <w:ind w:hanging="360"/>
          </w:pPr>
        </w:pPrChange>
      </w:pPr>
    </w:p>
    <w:p w:rsidR="00A0119F" w:rsidRDefault="00A0119F" w:rsidP="00A0119F">
      <w:pPr>
        <w:pStyle w:val="ListParagraph"/>
        <w:rPr>
          <w:ins w:id="224" w:author="Makaronas Ioannis" w:date="2016-07-25T12:45:00Z"/>
        </w:rPr>
      </w:pPr>
      <w:ins w:id="225" w:author="Makaronas Ioannis" w:date="2016-07-25T12:53:00Z">
        <w:r>
          <w:rPr>
            <w:noProof/>
            <w:lang w:eastAsia="el-GR"/>
          </w:rPr>
          <w:lastRenderedPageBreak/>
          <w:drawing>
            <wp:inline distT="0" distB="0" distL="0" distR="0" wp14:anchorId="5A0D7BEE" wp14:editId="36BD5F53">
              <wp:extent cx="6120765" cy="3736340"/>
              <wp:effectExtent l="0" t="0" r="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pStyle w:val="ListParagraph"/>
        <w:rPr>
          <w:ins w:id="226" w:author="Makaronas Ioannis" w:date="2016-07-25T12:45:00Z"/>
        </w:rPr>
      </w:pPr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227" w:author="Makaronas Ioannis" w:date="2016-07-25T12:45:00Z"/>
        </w:rPr>
      </w:pPr>
      <w:ins w:id="228" w:author="Makaronas Ioannis" w:date="2016-07-25T12:45:00Z">
        <w:r>
          <w:t xml:space="preserve">Στη περίπτωση που έχει επιλεγεί το πεδίο (3) Αποστολή </w:t>
        </w:r>
        <w:r>
          <w:rPr>
            <w:lang w:val="en-US"/>
          </w:rPr>
          <w:t>email</w:t>
        </w:r>
        <w:r>
          <w:t>,</w:t>
        </w:r>
        <w:r w:rsidRPr="001F4303">
          <w:t xml:space="preserve"> </w:t>
        </w:r>
        <w:r>
          <w:t xml:space="preserve">αν κατά τον έλεγχο βρεθεί πρόβλημα χώρου στο δίσκο τότε εμφανίζεται ενημερωτικό μήνυμα στο χρήστη για την αποστολή </w:t>
        </w:r>
        <w:r>
          <w:rPr>
            <w:lang w:val="en-US"/>
          </w:rPr>
          <w:t>email</w:t>
        </w:r>
        <w:r w:rsidRPr="001F4303">
          <w:t xml:space="preserve"> </w:t>
        </w:r>
        <w:r>
          <w:t>σε ομάδα παραληπτών που έχει οριστεί για το πρόβλημα χώρου.</w:t>
        </w:r>
      </w:ins>
    </w:p>
    <w:p w:rsidR="00A0119F" w:rsidRDefault="00A0119F" w:rsidP="00A0119F">
      <w:pPr>
        <w:pStyle w:val="ListParagraph"/>
        <w:rPr>
          <w:ins w:id="229" w:author="Makaronas Ioannis" w:date="2016-07-25T12:45:00Z"/>
        </w:rPr>
      </w:pPr>
    </w:p>
    <w:p w:rsidR="00A0119F" w:rsidRDefault="001F5EF4" w:rsidP="00A0119F">
      <w:pPr>
        <w:pStyle w:val="ListParagraph"/>
        <w:rPr>
          <w:ins w:id="230" w:author="Makaronas Ioannis" w:date="2016-07-25T12:45:00Z"/>
        </w:rPr>
      </w:pPr>
      <w:ins w:id="231" w:author="Makaronas Ioannis" w:date="2016-07-25T12:54:00Z">
        <w:r>
          <w:rPr>
            <w:noProof/>
            <w:lang w:eastAsia="el-GR"/>
          </w:rPr>
          <w:drawing>
            <wp:inline distT="0" distB="0" distL="0" distR="0">
              <wp:extent cx="6120765" cy="3732530"/>
              <wp:effectExtent l="0" t="0" r="0" b="127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765" cy="3732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autoSpaceDE w:val="0"/>
        <w:autoSpaceDN w:val="0"/>
        <w:adjustRightInd w:val="0"/>
        <w:spacing w:line="240" w:lineRule="auto"/>
        <w:rPr>
          <w:ins w:id="232" w:author="Makaronas Ioannis" w:date="2016-07-25T12:45:00Z"/>
          <w:rFonts w:ascii="Calibri" w:hAnsi="Calibri" w:cs="Calibri"/>
          <w:b/>
          <w:bCs/>
          <w:color w:val="ED1C24"/>
          <w:lang w:val="en-US"/>
        </w:rPr>
      </w:pPr>
    </w:p>
    <w:p w:rsidR="00A0119F" w:rsidRPr="00763987" w:rsidRDefault="00A0119F" w:rsidP="00A0119F">
      <w:pPr>
        <w:rPr>
          <w:ins w:id="233" w:author="Makaronas Ioannis" w:date="2016-07-25T12:45:00Z"/>
          <w:rFonts w:ascii="Calibri" w:hAnsi="Calibri" w:cs="Calibri"/>
          <w:lang w:val="en-US"/>
        </w:rPr>
      </w:pPr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234" w:author="Makaronas Ioannis" w:date="2016-07-25T12:45:00Z"/>
        </w:rPr>
      </w:pPr>
      <w:ins w:id="235" w:author="Makaronas Ioannis" w:date="2016-07-25T12:45:00Z">
        <w:r>
          <w:lastRenderedPageBreak/>
          <w:t xml:space="preserve">Σε περίπτωση που ο χρήστης θελήσει να προχωρήσει σε διαδικασία διαγραφής αρχείων </w:t>
        </w:r>
        <w:r>
          <w:rPr>
            <w:lang w:val="en-US"/>
          </w:rPr>
          <w:t>logs</w:t>
        </w:r>
        <w:r w:rsidRPr="00763987">
          <w:t xml:space="preserve"> </w:t>
        </w:r>
        <w:r>
          <w:t>θα πρέπει καταρχήν να ορίσει τη διαδρομή στο δίσκο (</w:t>
        </w:r>
        <w:r>
          <w:rPr>
            <w:lang w:val="en-US"/>
          </w:rPr>
          <w:t>path</w:t>
        </w:r>
        <w:r>
          <w:t xml:space="preserve">) στην οποία βρίσκονται τα αρχεία που θέλει να διαγράψει στο πεδίο (6) </w:t>
        </w:r>
      </w:ins>
      <w:ins w:id="236" w:author="Makaronas Ioannis" w:date="2016-07-25T12:56:00Z">
        <w:r w:rsidR="001F5EF4">
          <w:t xml:space="preserve">και να ορίσει και το εύρος των ημερομηνιών Από-Έως πεδίο για το οποίο θέλει να διαγραφούν τα αρχεία </w:t>
        </w:r>
        <w:r w:rsidR="001F5EF4">
          <w:rPr>
            <w:lang w:val="en-US"/>
          </w:rPr>
          <w:t>log</w:t>
        </w:r>
        <w:r w:rsidR="001F5EF4">
          <w:t xml:space="preserve"> (7) </w:t>
        </w:r>
      </w:ins>
      <w:ins w:id="237" w:author="Makaronas Ioannis" w:date="2016-07-25T12:45:00Z">
        <w:r>
          <w:t>όπως φαίνεται στη παρακάτω εικόνα.</w:t>
        </w:r>
      </w:ins>
    </w:p>
    <w:p w:rsidR="00A0119F" w:rsidRPr="00763987" w:rsidRDefault="00A0119F" w:rsidP="00A0119F">
      <w:pPr>
        <w:rPr>
          <w:ins w:id="238" w:author="Makaronas Ioannis" w:date="2016-07-25T12:45:00Z"/>
          <w:rFonts w:ascii="Calibri" w:hAnsi="Calibri" w:cs="Calibri"/>
        </w:rPr>
      </w:pPr>
    </w:p>
    <w:p w:rsidR="00A0119F" w:rsidRDefault="001F5EF4" w:rsidP="00A0119F">
      <w:pPr>
        <w:rPr>
          <w:ins w:id="239" w:author="Makaronas Ioannis" w:date="2016-07-25T12:45:00Z"/>
          <w:rFonts w:ascii="Calibri" w:hAnsi="Calibri" w:cs="Calibri"/>
        </w:rPr>
      </w:pPr>
      <w:ins w:id="240" w:author="Makaronas Ioannis" w:date="2016-07-25T12:55:00Z">
        <w:r>
          <w:rPr>
            <w:rFonts w:ascii="Calibri" w:hAnsi="Calibri" w:cs="Calibri"/>
            <w:noProof/>
            <w:lang w:eastAsia="el-GR"/>
          </w:rPr>
          <w:drawing>
            <wp:inline distT="0" distB="0" distL="0" distR="0">
              <wp:extent cx="6120765" cy="3732530"/>
              <wp:effectExtent l="0" t="0" r="0" b="127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765" cy="3732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rPr>
          <w:ins w:id="241" w:author="Makaronas Ioannis" w:date="2016-07-25T12:45:00Z"/>
          <w:rFonts w:ascii="Calibri" w:hAnsi="Calibri" w:cs="Calibri"/>
        </w:rPr>
      </w:pPr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242" w:author="Makaronas Ioannis" w:date="2016-07-25T12:45:00Z"/>
        </w:rPr>
      </w:pPr>
      <w:ins w:id="243" w:author="Makaronas Ioannis" w:date="2016-07-25T12:45:00Z">
        <w:r>
          <w:t xml:space="preserve">Στη συνέχεια αν πατήσει το κουμπί «Διαγραφή Αρχείων» (8)  εμφανίζεται ενημερωτικό μήνυμα για την εργασία που πρόκειται να εκτελέσει </w:t>
        </w:r>
      </w:ins>
    </w:p>
    <w:p w:rsidR="00A0119F" w:rsidRDefault="001F5EF4" w:rsidP="00A0119F">
      <w:pPr>
        <w:rPr>
          <w:ins w:id="244" w:author="Makaronas Ioannis" w:date="2016-07-25T12:45:00Z"/>
          <w:rFonts w:ascii="Calibri" w:hAnsi="Calibri" w:cs="Calibri"/>
        </w:rPr>
      </w:pPr>
      <w:ins w:id="245" w:author="Makaronas Ioannis" w:date="2016-07-25T12:58:00Z">
        <w:r>
          <w:rPr>
            <w:noProof/>
            <w:lang w:eastAsia="el-GR"/>
          </w:rPr>
          <w:lastRenderedPageBreak/>
          <w:drawing>
            <wp:inline distT="0" distB="0" distL="0" distR="0" wp14:anchorId="28F23D84" wp14:editId="6424B808">
              <wp:extent cx="6120765" cy="3736340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tabs>
          <w:tab w:val="left" w:pos="1453"/>
        </w:tabs>
        <w:rPr>
          <w:ins w:id="246" w:author="Makaronas Ioannis" w:date="2016-07-25T12:45:00Z"/>
          <w:rFonts w:ascii="Calibri" w:hAnsi="Calibri" w:cs="Calibri"/>
        </w:rPr>
      </w:pPr>
      <w:ins w:id="247" w:author="Makaronas Ioannis" w:date="2016-07-25T12:45:00Z">
        <w:r>
          <w:rPr>
            <w:rFonts w:ascii="Calibri" w:hAnsi="Calibri" w:cs="Calibri"/>
          </w:rPr>
          <w:t>και αν επιλέξει «</w:t>
        </w:r>
        <w:r w:rsidRPr="00763987">
          <w:rPr>
            <w:rFonts w:ascii="Calibri" w:hAnsi="Calibri" w:cs="Calibri"/>
            <w:b/>
            <w:lang w:val="en-US"/>
          </w:rPr>
          <w:t>Yes</w:t>
        </w:r>
        <w:r>
          <w:rPr>
            <w:rFonts w:ascii="Calibri" w:hAnsi="Calibri" w:cs="Calibri"/>
          </w:rPr>
          <w:t>»</w:t>
        </w:r>
        <w:r w:rsidRPr="00763987">
          <w:rPr>
            <w:rFonts w:ascii="Calibri" w:hAnsi="Calibri" w:cs="Calibri"/>
          </w:rPr>
          <w:t xml:space="preserve"> </w:t>
        </w:r>
        <w:r>
          <w:rPr>
            <w:rFonts w:ascii="Calibri" w:hAnsi="Calibri" w:cs="Calibri"/>
          </w:rPr>
          <w:t xml:space="preserve">εκτελείται η διαδικασία της διαγραφής ενημερώνοντας τον στο τέλος της διαδικασίας αν και πόσα αρχεία διαγράφηκαν </w:t>
        </w:r>
      </w:ins>
    </w:p>
    <w:p w:rsidR="00A0119F" w:rsidRDefault="001F5EF4" w:rsidP="00A0119F">
      <w:pPr>
        <w:tabs>
          <w:tab w:val="left" w:pos="1453"/>
        </w:tabs>
        <w:rPr>
          <w:ins w:id="248" w:author="Makaronas Ioannis" w:date="2016-07-25T12:45:00Z"/>
          <w:rFonts w:ascii="Calibri" w:hAnsi="Calibri" w:cs="Calibri"/>
        </w:rPr>
      </w:pPr>
      <w:ins w:id="249" w:author="Makaronas Ioannis" w:date="2016-07-25T12:59:00Z">
        <w:r>
          <w:rPr>
            <w:noProof/>
            <w:lang w:eastAsia="el-GR"/>
          </w:rPr>
          <w:drawing>
            <wp:inline distT="0" distB="0" distL="0" distR="0" wp14:anchorId="104D28D7" wp14:editId="7C089735">
              <wp:extent cx="6120765" cy="3736340"/>
              <wp:effectExtent l="0" t="0" r="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0119F" w:rsidRPr="00971351" w:rsidRDefault="00A0119F" w:rsidP="00A0119F">
      <w:pPr>
        <w:tabs>
          <w:tab w:val="left" w:pos="1453"/>
        </w:tabs>
        <w:rPr>
          <w:ins w:id="250" w:author="Makaronas Ioannis" w:date="2016-07-25T12:45:00Z"/>
          <w:rFonts w:ascii="Calibri" w:hAnsi="Calibri" w:cs="Calibri"/>
        </w:rPr>
      </w:pPr>
      <w:ins w:id="251" w:author="Makaronas Ioannis" w:date="2016-07-25T12:45:00Z">
        <w:r>
          <w:rPr>
            <w:rFonts w:ascii="Calibri" w:hAnsi="Calibri" w:cs="Calibri"/>
          </w:rPr>
          <w:t xml:space="preserve">ή </w:t>
        </w:r>
      </w:ins>
    </w:p>
    <w:p w:rsidR="00A0119F" w:rsidRDefault="001F5EF4" w:rsidP="00A0119F">
      <w:pPr>
        <w:tabs>
          <w:tab w:val="left" w:pos="1453"/>
        </w:tabs>
        <w:rPr>
          <w:ins w:id="252" w:author="Makaronas Ioannis" w:date="2016-07-25T12:45:00Z"/>
          <w:rFonts w:ascii="Calibri" w:hAnsi="Calibri" w:cs="Calibri"/>
        </w:rPr>
      </w:pPr>
      <w:ins w:id="253" w:author="Makaronas Ioannis" w:date="2016-07-25T12:58:00Z">
        <w:r>
          <w:rPr>
            <w:noProof/>
            <w:lang w:eastAsia="el-GR"/>
          </w:rPr>
          <w:lastRenderedPageBreak/>
          <w:drawing>
            <wp:inline distT="0" distB="0" distL="0" distR="0" wp14:anchorId="47F350F9" wp14:editId="7F7DE799">
              <wp:extent cx="6120765" cy="3736340"/>
              <wp:effectExtent l="0" t="0" r="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tabs>
          <w:tab w:val="left" w:pos="1453"/>
        </w:tabs>
        <w:rPr>
          <w:ins w:id="254" w:author="Makaronas Ioannis" w:date="2016-07-25T12:45:00Z"/>
          <w:rFonts w:ascii="Calibri" w:hAnsi="Calibri" w:cs="Calibri"/>
        </w:rPr>
      </w:pPr>
    </w:p>
    <w:p w:rsidR="00A0119F" w:rsidRDefault="00A0119F" w:rsidP="00A0119F">
      <w:pPr>
        <w:tabs>
          <w:tab w:val="left" w:pos="1453"/>
        </w:tabs>
        <w:rPr>
          <w:ins w:id="255" w:author="Makaronas Ioannis" w:date="2016-07-25T12:58:00Z"/>
          <w:rFonts w:ascii="Calibri" w:hAnsi="Calibri" w:cs="Calibri"/>
        </w:rPr>
      </w:pPr>
      <w:ins w:id="256" w:author="Makaronas Ioannis" w:date="2016-07-25T12:45:00Z">
        <w:r>
          <w:rPr>
            <w:rFonts w:ascii="Calibri" w:hAnsi="Calibri" w:cs="Calibri"/>
          </w:rPr>
          <w:t>ενώ αν επιλέξει «</w:t>
        </w:r>
        <w:r w:rsidRPr="00763987">
          <w:rPr>
            <w:rFonts w:ascii="Calibri" w:hAnsi="Calibri" w:cs="Calibri"/>
            <w:b/>
            <w:lang w:val="en-US"/>
          </w:rPr>
          <w:t>No</w:t>
        </w:r>
        <w:r>
          <w:rPr>
            <w:rFonts w:ascii="Calibri" w:hAnsi="Calibri" w:cs="Calibri"/>
          </w:rPr>
          <w:t>» ακυρώνει τη διαδικασία και ξαναγυρνάει στην αρχική οθόνη.</w:t>
        </w:r>
      </w:ins>
    </w:p>
    <w:p w:rsidR="001F5EF4" w:rsidRDefault="001F5EF4" w:rsidP="00A0119F">
      <w:pPr>
        <w:tabs>
          <w:tab w:val="left" w:pos="1453"/>
        </w:tabs>
        <w:rPr>
          <w:ins w:id="257" w:author="Makaronas Ioannis" w:date="2016-07-25T12:45:00Z"/>
          <w:rFonts w:ascii="Calibri" w:hAnsi="Calibri" w:cs="Calibri"/>
        </w:rPr>
      </w:pPr>
    </w:p>
    <w:p w:rsidR="001F5EF4" w:rsidRDefault="00A0119F" w:rsidP="00A0119F">
      <w:pPr>
        <w:tabs>
          <w:tab w:val="left" w:pos="1453"/>
        </w:tabs>
        <w:rPr>
          <w:ins w:id="258" w:author="Makaronas Ioannis" w:date="2016-07-25T13:04:00Z"/>
          <w:rFonts w:ascii="Calibri" w:hAnsi="Calibri" w:cs="Calibri"/>
        </w:rPr>
      </w:pPr>
      <w:ins w:id="259" w:author="Makaronas Ioannis" w:date="2016-07-25T12:45:00Z">
        <w:r w:rsidRPr="00971351">
          <w:rPr>
            <w:rFonts w:ascii="Calibri" w:hAnsi="Calibri" w:cs="Calibri"/>
            <w:u w:val="single"/>
          </w:rPr>
          <w:t>ΠΡΟΣΟΧΗ:</w:t>
        </w:r>
        <w:r>
          <w:rPr>
            <w:rFonts w:ascii="Calibri" w:hAnsi="Calibri" w:cs="Calibri"/>
          </w:rPr>
          <w:t xml:space="preserve"> Σχετικά με τη διαγραφή των αρχείων. Υπάρχουν στην οθόνη δύο επιλογές</w:t>
        </w:r>
      </w:ins>
      <w:ins w:id="260" w:author="Makaronas Ioannis" w:date="2016-07-25T12:59:00Z">
        <w:r w:rsidR="001F5EF4" w:rsidRPr="001F5EF4">
          <w:rPr>
            <w:rFonts w:ascii="Calibri" w:hAnsi="Calibri" w:cs="Calibri"/>
            <w:rPrChange w:id="261" w:author="Makaronas Ioannis" w:date="2016-07-25T12:59:00Z">
              <w:rPr>
                <w:rFonts w:ascii="Calibri" w:hAnsi="Calibri" w:cs="Calibri"/>
                <w:lang w:val="en-US"/>
              </w:rPr>
            </w:rPrChange>
          </w:rPr>
          <w:t xml:space="preserve"> </w:t>
        </w:r>
        <w:r w:rsidR="001F5EF4">
          <w:rPr>
            <w:rFonts w:ascii="Calibri" w:hAnsi="Calibri" w:cs="Calibri"/>
          </w:rPr>
          <w:t xml:space="preserve">ημερομηνιών </w:t>
        </w:r>
      </w:ins>
      <w:ins w:id="262" w:author="Makaronas Ioannis" w:date="2016-07-25T12:45:00Z">
        <w:r>
          <w:rPr>
            <w:rFonts w:ascii="Calibri" w:hAnsi="Calibri" w:cs="Calibri"/>
          </w:rPr>
          <w:t xml:space="preserve"> «</w:t>
        </w:r>
      </w:ins>
      <w:ins w:id="263" w:author="Makaronas Ioannis" w:date="2016-07-25T13:00:00Z">
        <w:r w:rsidR="001F5EF4">
          <w:rPr>
            <w:rFonts w:ascii="Calibri" w:hAnsi="Calibri" w:cs="Calibri"/>
          </w:rPr>
          <w:t>Ημερομηνία Διαγραφής Από</w:t>
        </w:r>
      </w:ins>
      <w:ins w:id="264" w:author="Makaronas Ioannis" w:date="2016-07-25T12:45:00Z">
        <w:r>
          <w:rPr>
            <w:rFonts w:ascii="Calibri" w:hAnsi="Calibri" w:cs="Calibri"/>
          </w:rPr>
          <w:t>» και «</w:t>
        </w:r>
      </w:ins>
      <w:ins w:id="265" w:author="Makaronas Ioannis" w:date="2016-07-25T13:00:00Z">
        <w:r w:rsidR="001F5EF4">
          <w:rPr>
            <w:rFonts w:ascii="Calibri" w:hAnsi="Calibri" w:cs="Calibri"/>
          </w:rPr>
          <w:t>Ημερομηνία Διαγραφής Έως</w:t>
        </w:r>
      </w:ins>
      <w:ins w:id="266" w:author="Makaronas Ioannis" w:date="2016-07-25T12:45:00Z">
        <w:r>
          <w:rPr>
            <w:rFonts w:ascii="Calibri" w:hAnsi="Calibri" w:cs="Calibri"/>
          </w:rPr>
          <w:t xml:space="preserve">»  (7) </w:t>
        </w:r>
      </w:ins>
      <w:ins w:id="267" w:author="Makaronas Ioannis" w:date="2016-07-25T13:00:00Z">
        <w:r w:rsidR="001F5EF4">
          <w:rPr>
            <w:rFonts w:ascii="Calibri" w:hAnsi="Calibri" w:cs="Calibri"/>
          </w:rPr>
          <w:t>μέσω των οποίων ο χρήστης μπορεί να επιλέξει το εύρος των ημερομηνιών μέσα στο οποίο αν βρεθο</w:t>
        </w:r>
      </w:ins>
      <w:ins w:id="268" w:author="Makaronas Ioannis" w:date="2016-07-25T13:01:00Z">
        <w:r w:rsidR="001F5EF4">
          <w:rPr>
            <w:rFonts w:ascii="Calibri" w:hAnsi="Calibri" w:cs="Calibri"/>
          </w:rPr>
          <w:t xml:space="preserve">ύν </w:t>
        </w:r>
        <w:r w:rsidR="001F5EF4">
          <w:rPr>
            <w:rFonts w:ascii="Calibri" w:hAnsi="Calibri" w:cs="Calibri"/>
            <w:lang w:val="en-US"/>
          </w:rPr>
          <w:t>log</w:t>
        </w:r>
        <w:r w:rsidR="001F5EF4" w:rsidRPr="001F5EF4">
          <w:rPr>
            <w:rFonts w:ascii="Calibri" w:hAnsi="Calibri" w:cs="Calibri"/>
            <w:rPrChange w:id="269" w:author="Makaronas Ioannis" w:date="2016-07-25T13:01:00Z">
              <w:rPr>
                <w:rFonts w:ascii="Calibri" w:hAnsi="Calibri" w:cs="Calibri"/>
                <w:lang w:val="en-US"/>
              </w:rPr>
            </w:rPrChange>
          </w:rPr>
          <w:t xml:space="preserve"> </w:t>
        </w:r>
        <w:r w:rsidR="001F5EF4">
          <w:rPr>
            <w:rFonts w:ascii="Calibri" w:hAnsi="Calibri" w:cs="Calibri"/>
          </w:rPr>
          <w:t xml:space="preserve">αρχεία θα διαγραφούν. Κατά την επιλογή των ημερομηνιών </w:t>
        </w:r>
      </w:ins>
      <w:ins w:id="270" w:author="Makaronas Ioannis" w:date="2016-07-25T13:02:00Z">
        <w:r w:rsidR="001F5EF4">
          <w:rPr>
            <w:rFonts w:ascii="Calibri" w:hAnsi="Calibri" w:cs="Calibri"/>
          </w:rPr>
          <w:t xml:space="preserve">υπάρχουν κάποιοι έλεγχοι που έχουν οριστεί και έχουν να κάνουν κυρίως με λογικούς ελέγχους για τη διαγραφή των αρχείων που πρόκειται να ακολουθήσει </w:t>
        </w:r>
      </w:ins>
      <w:ins w:id="271" w:author="Makaronas Ioannis" w:date="2016-07-25T13:03:00Z">
        <w:r w:rsidR="001F5EF4">
          <w:rPr>
            <w:rFonts w:ascii="Calibri" w:hAnsi="Calibri" w:cs="Calibri"/>
          </w:rPr>
          <w:t>όπως :</w:t>
        </w:r>
      </w:ins>
    </w:p>
    <w:p w:rsidR="001F5EF4" w:rsidRDefault="001F5EF4" w:rsidP="00A0119F">
      <w:pPr>
        <w:tabs>
          <w:tab w:val="left" w:pos="1453"/>
        </w:tabs>
        <w:rPr>
          <w:ins w:id="272" w:author="Makaronas Ioannis" w:date="2016-07-25T13:05:00Z"/>
          <w:rFonts w:ascii="Calibri" w:hAnsi="Calibri" w:cs="Calibri"/>
        </w:rPr>
      </w:pPr>
    </w:p>
    <w:p w:rsidR="001F5EF4" w:rsidRPr="001F5EF4" w:rsidRDefault="001F5EF4" w:rsidP="00A0119F">
      <w:pPr>
        <w:tabs>
          <w:tab w:val="left" w:pos="1453"/>
        </w:tabs>
        <w:rPr>
          <w:ins w:id="273" w:author="Makaronas Ioannis" w:date="2016-07-25T13:04:00Z"/>
          <w:rFonts w:ascii="Calibri" w:hAnsi="Calibri" w:cs="Calibri"/>
        </w:rPr>
      </w:pPr>
      <w:ins w:id="274" w:author="Makaronas Ioannis" w:date="2016-07-25T13:05:00Z">
        <w:r>
          <w:rPr>
            <w:rFonts w:ascii="Calibri" w:hAnsi="Calibri" w:cs="Calibri"/>
          </w:rPr>
          <w:t xml:space="preserve">α) Δε μπορεί η </w:t>
        </w:r>
      </w:ins>
      <w:ins w:id="275" w:author="Makaronas Ioannis" w:date="2016-07-25T13:06:00Z">
        <w:r w:rsidR="003E5E40">
          <w:rPr>
            <w:rFonts w:ascii="Calibri" w:hAnsi="Calibri" w:cs="Calibri"/>
          </w:rPr>
          <w:t>«</w:t>
        </w:r>
      </w:ins>
      <w:ins w:id="276" w:author="Makaronas Ioannis" w:date="2016-07-25T13:05:00Z">
        <w:r>
          <w:rPr>
            <w:rFonts w:ascii="Calibri" w:hAnsi="Calibri" w:cs="Calibri"/>
          </w:rPr>
          <w:t xml:space="preserve">Ημερομηνία Διαγραφής </w:t>
        </w:r>
      </w:ins>
      <w:ins w:id="277" w:author="Makaronas Ioannis" w:date="2016-07-25T13:06:00Z">
        <w:r w:rsidR="003E5E40">
          <w:rPr>
            <w:rFonts w:ascii="Calibri" w:hAnsi="Calibri" w:cs="Calibri"/>
          </w:rPr>
          <w:t>Έως»</w:t>
        </w:r>
      </w:ins>
      <w:ins w:id="278" w:author="Makaronas Ioannis" w:date="2016-07-25T13:05:00Z">
        <w:r>
          <w:rPr>
            <w:rFonts w:ascii="Calibri" w:hAnsi="Calibri" w:cs="Calibri"/>
          </w:rPr>
          <w:t xml:space="preserve"> να είναι μικρότερη της </w:t>
        </w:r>
      </w:ins>
      <w:ins w:id="279" w:author="Makaronas Ioannis" w:date="2016-07-25T13:06:00Z">
        <w:r w:rsidR="003E5E40">
          <w:rPr>
            <w:rFonts w:ascii="Calibri" w:hAnsi="Calibri" w:cs="Calibri"/>
          </w:rPr>
          <w:t>«</w:t>
        </w:r>
      </w:ins>
      <w:ins w:id="280" w:author="Makaronas Ioannis" w:date="2016-07-25T13:05:00Z">
        <w:r>
          <w:rPr>
            <w:rFonts w:ascii="Calibri" w:hAnsi="Calibri" w:cs="Calibri"/>
          </w:rPr>
          <w:t>Ημερομηνίας Διαγραφής Από</w:t>
        </w:r>
      </w:ins>
      <w:ins w:id="281" w:author="Makaronas Ioannis" w:date="2016-07-25T13:06:00Z">
        <w:r w:rsidR="003E5E40">
          <w:rPr>
            <w:rFonts w:ascii="Calibri" w:hAnsi="Calibri" w:cs="Calibri"/>
          </w:rPr>
          <w:t>»</w:t>
        </w:r>
      </w:ins>
      <w:ins w:id="282" w:author="Makaronas Ioannis" w:date="2016-07-25T13:07:00Z">
        <w:r w:rsidR="003E5E40">
          <w:rPr>
            <w:rFonts w:ascii="Calibri" w:hAnsi="Calibri" w:cs="Calibri"/>
          </w:rPr>
          <w:t xml:space="preserve"> </w:t>
        </w:r>
      </w:ins>
      <w:ins w:id="283" w:author="Makaronas Ioannis" w:date="2016-07-25T13:08:00Z">
        <w:r w:rsidR="003E5E40">
          <w:rPr>
            <w:rFonts w:ascii="Calibri" w:hAnsi="Calibri" w:cs="Calibri"/>
          </w:rPr>
          <w:t>οπότε και εμφανίζεται μήνυμα λάθους στην οθόνη :</w:t>
        </w:r>
      </w:ins>
    </w:p>
    <w:p w:rsidR="001F5EF4" w:rsidRDefault="001F5EF4" w:rsidP="00A0119F">
      <w:pPr>
        <w:tabs>
          <w:tab w:val="left" w:pos="1453"/>
        </w:tabs>
        <w:rPr>
          <w:ins w:id="284" w:author="Makaronas Ioannis" w:date="2016-07-25T13:08:00Z"/>
          <w:rFonts w:ascii="Calibri" w:hAnsi="Calibri" w:cs="Calibri"/>
        </w:rPr>
      </w:pPr>
      <w:ins w:id="285" w:author="Makaronas Ioannis" w:date="2016-07-25T13:04:00Z">
        <w:r>
          <w:rPr>
            <w:noProof/>
            <w:lang w:eastAsia="el-GR"/>
          </w:rPr>
          <w:lastRenderedPageBreak/>
          <w:drawing>
            <wp:inline distT="0" distB="0" distL="0" distR="0" wp14:anchorId="69499DE4" wp14:editId="5177E79B">
              <wp:extent cx="6120765" cy="3736340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E5E40" w:rsidRDefault="003E5E40" w:rsidP="00A0119F">
      <w:pPr>
        <w:tabs>
          <w:tab w:val="left" w:pos="1453"/>
        </w:tabs>
        <w:rPr>
          <w:ins w:id="286" w:author="Makaronas Ioannis" w:date="2016-07-25T13:08:00Z"/>
          <w:rFonts w:ascii="Calibri" w:hAnsi="Calibri" w:cs="Calibri"/>
        </w:rPr>
      </w:pPr>
    </w:p>
    <w:p w:rsidR="003E5E40" w:rsidRPr="00D3293B" w:rsidRDefault="003E5E40" w:rsidP="003E5E40">
      <w:pPr>
        <w:tabs>
          <w:tab w:val="left" w:pos="1453"/>
        </w:tabs>
        <w:rPr>
          <w:ins w:id="287" w:author="Makaronas Ioannis" w:date="2016-07-25T13:08:00Z"/>
          <w:rFonts w:ascii="Calibri" w:hAnsi="Calibri" w:cs="Calibri"/>
        </w:rPr>
      </w:pPr>
      <w:ins w:id="288" w:author="Makaronas Ioannis" w:date="2016-07-25T13:08:00Z">
        <w:r>
          <w:rPr>
            <w:rFonts w:ascii="Calibri" w:hAnsi="Calibri" w:cs="Calibri"/>
          </w:rPr>
          <w:t>β) Δε μπορεί η «Ημερομηνία Διαγραφής Έως να είναι μικρότερη των</w:t>
        </w:r>
      </w:ins>
      <w:ins w:id="289" w:author="Makaronas Ioannis" w:date="2016-07-25T13:09:00Z">
        <w:r>
          <w:rPr>
            <w:rFonts w:ascii="Calibri" w:hAnsi="Calibri" w:cs="Calibri"/>
          </w:rPr>
          <w:t xml:space="preserve"> 10 τελευταίων ημερών του τρέχοντος μήνα»</w:t>
        </w:r>
      </w:ins>
      <w:ins w:id="290" w:author="Makaronas Ioannis" w:date="2016-07-25T13:08:00Z">
        <w:r>
          <w:rPr>
            <w:rFonts w:ascii="Calibri" w:hAnsi="Calibri" w:cs="Calibri"/>
          </w:rPr>
          <w:t xml:space="preserve"> οπότε και εμφανίζεται μήνυμα λάθους στην οθόνη :</w:t>
        </w:r>
      </w:ins>
    </w:p>
    <w:p w:rsidR="003E5E40" w:rsidRDefault="003E5E40" w:rsidP="00A0119F">
      <w:pPr>
        <w:tabs>
          <w:tab w:val="left" w:pos="1453"/>
        </w:tabs>
        <w:rPr>
          <w:ins w:id="291" w:author="Makaronas Ioannis" w:date="2016-07-25T13:03:00Z"/>
          <w:rFonts w:ascii="Calibri" w:hAnsi="Calibri" w:cs="Calibri"/>
        </w:rPr>
      </w:pPr>
    </w:p>
    <w:p w:rsidR="001F5EF4" w:rsidRDefault="001F5EF4" w:rsidP="00A0119F">
      <w:pPr>
        <w:tabs>
          <w:tab w:val="left" w:pos="1453"/>
        </w:tabs>
        <w:rPr>
          <w:ins w:id="292" w:author="Makaronas Ioannis" w:date="2016-07-25T13:03:00Z"/>
          <w:rFonts w:ascii="Calibri" w:hAnsi="Calibri" w:cs="Calibri"/>
        </w:rPr>
      </w:pPr>
    </w:p>
    <w:p w:rsidR="001F5EF4" w:rsidRDefault="001F5EF4" w:rsidP="00A0119F">
      <w:pPr>
        <w:tabs>
          <w:tab w:val="left" w:pos="1453"/>
        </w:tabs>
        <w:rPr>
          <w:ins w:id="293" w:author="Makaronas Ioannis" w:date="2016-07-25T13:09:00Z"/>
          <w:rFonts w:ascii="Calibri" w:hAnsi="Calibri" w:cs="Calibri"/>
        </w:rPr>
      </w:pPr>
      <w:ins w:id="294" w:author="Makaronas Ioannis" w:date="2016-07-25T13:03:00Z">
        <w:r>
          <w:rPr>
            <w:noProof/>
            <w:lang w:eastAsia="el-GR"/>
          </w:rPr>
          <w:drawing>
            <wp:inline distT="0" distB="0" distL="0" distR="0" wp14:anchorId="0B4BC487" wp14:editId="1BD8CB8D">
              <wp:extent cx="6120765" cy="3736340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E5E40" w:rsidRDefault="003E5E40" w:rsidP="00A0119F">
      <w:pPr>
        <w:tabs>
          <w:tab w:val="left" w:pos="1453"/>
        </w:tabs>
        <w:rPr>
          <w:ins w:id="295" w:author="Makaronas Ioannis" w:date="2016-07-25T13:09:00Z"/>
          <w:rFonts w:ascii="Calibri" w:hAnsi="Calibri" w:cs="Calibri"/>
        </w:rPr>
      </w:pPr>
    </w:p>
    <w:p w:rsidR="003E5E40" w:rsidRPr="003E5E40" w:rsidRDefault="003E5E40" w:rsidP="00A0119F">
      <w:pPr>
        <w:tabs>
          <w:tab w:val="left" w:pos="1453"/>
        </w:tabs>
        <w:rPr>
          <w:ins w:id="296" w:author="Makaronas Ioannis" w:date="2016-07-25T13:03:00Z"/>
          <w:rFonts w:ascii="Calibri" w:hAnsi="Calibri" w:cs="Calibri"/>
        </w:rPr>
      </w:pPr>
      <w:ins w:id="297" w:author="Makaronas Ioannis" w:date="2016-07-25T13:09:00Z">
        <w:r>
          <w:rPr>
            <w:rFonts w:ascii="Calibri" w:hAnsi="Calibri" w:cs="Calibri"/>
          </w:rPr>
          <w:lastRenderedPageBreak/>
          <w:t xml:space="preserve">Σχετικά με </w:t>
        </w:r>
      </w:ins>
      <w:ins w:id="298" w:author="Makaronas Ioannis" w:date="2016-07-25T13:10:00Z">
        <w:r>
          <w:rPr>
            <w:rFonts w:ascii="Calibri" w:hAnsi="Calibri" w:cs="Calibri"/>
          </w:rPr>
          <w:t xml:space="preserve">τον παραπάνω έλεγχο ορίστηκε από εμάς ως </w:t>
        </w:r>
      </w:ins>
      <w:ins w:id="299" w:author="Makaronas Ioannis" w:date="2016-07-25T13:11:00Z">
        <w:r>
          <w:rPr>
            <w:rFonts w:ascii="Calibri" w:hAnsi="Calibri" w:cs="Calibri"/>
          </w:rPr>
          <w:t>«</w:t>
        </w:r>
      </w:ins>
      <w:ins w:id="300" w:author="Makaronas Ioannis" w:date="2016-07-25T13:10:00Z">
        <w:r>
          <w:rPr>
            <w:rFonts w:ascii="Calibri" w:hAnsi="Calibri" w:cs="Calibri"/>
          </w:rPr>
          <w:t>ημερομηνία ασφαλείας</w:t>
        </w:r>
      </w:ins>
      <w:ins w:id="301" w:author="Makaronas Ioannis" w:date="2016-07-25T13:11:00Z">
        <w:r>
          <w:rPr>
            <w:rFonts w:ascii="Calibri" w:hAnsi="Calibri" w:cs="Calibri"/>
          </w:rPr>
          <w:t>»</w:t>
        </w:r>
      </w:ins>
      <w:ins w:id="302" w:author="Makaronas Ioannis" w:date="2016-07-25T13:10:00Z">
        <w:r>
          <w:rPr>
            <w:rFonts w:ascii="Calibri" w:hAnsi="Calibri" w:cs="Calibri"/>
          </w:rPr>
          <w:t xml:space="preserve"> να μην μπορεί ο χρήστης να διαγράψει με την εφαρμογή τα </w:t>
        </w:r>
        <w:r>
          <w:rPr>
            <w:rFonts w:ascii="Calibri" w:hAnsi="Calibri" w:cs="Calibri"/>
            <w:lang w:val="en-US"/>
          </w:rPr>
          <w:t>log</w:t>
        </w:r>
        <w:r w:rsidRPr="003E5E40">
          <w:rPr>
            <w:rFonts w:ascii="Calibri" w:hAnsi="Calibri" w:cs="Calibri"/>
            <w:rPrChange w:id="303" w:author="Makaronas Ioannis" w:date="2016-07-25T13:10:00Z">
              <w:rPr>
                <w:rFonts w:ascii="Calibri" w:hAnsi="Calibri" w:cs="Calibri"/>
                <w:lang w:val="en-US"/>
              </w:rPr>
            </w:rPrChange>
          </w:rPr>
          <w:t xml:space="preserve"> </w:t>
        </w:r>
        <w:r>
          <w:rPr>
            <w:rFonts w:ascii="Calibri" w:hAnsi="Calibri" w:cs="Calibri"/>
          </w:rPr>
          <w:t>αρχεία που έχουν δημιουργηθεί τις 10 προηγο</w:t>
        </w:r>
      </w:ins>
      <w:ins w:id="304" w:author="Makaronas Ioannis" w:date="2016-07-25T13:11:00Z">
        <w:r>
          <w:rPr>
            <w:rFonts w:ascii="Calibri" w:hAnsi="Calibri" w:cs="Calibri"/>
          </w:rPr>
          <w:t>ύμενες ημέρες από την τρέχουσα ημερομηνία συστήματος οπότε να του εμφανίζεται μήνυμα λάθους και να μην μπορε</w:t>
        </w:r>
      </w:ins>
      <w:ins w:id="305" w:author="Makaronas Ioannis" w:date="2016-07-25T13:12:00Z">
        <w:r>
          <w:rPr>
            <w:rFonts w:ascii="Calibri" w:hAnsi="Calibri" w:cs="Calibri"/>
          </w:rPr>
          <w:t xml:space="preserve">ί να τις διαγράψει. π.χ.  αν είναι σήμερα 25/07/2016 τότε θα μπορεί να διαγράψει αρχεία μέχρι και </w:t>
        </w:r>
        <w:r w:rsidRPr="003E5E40">
          <w:rPr>
            <w:rFonts w:ascii="Calibri" w:hAnsi="Calibri" w:cs="Calibri"/>
            <w:rPrChange w:id="306" w:author="Makaronas Ioannis" w:date="2016-07-25T13:12:00Z">
              <w:rPr>
                <w:rFonts w:ascii="Calibri" w:hAnsi="Calibri" w:cs="Calibri"/>
                <w:lang w:val="en-US"/>
              </w:rPr>
            </w:rPrChange>
          </w:rPr>
          <w:t>1</w:t>
        </w:r>
      </w:ins>
      <w:ins w:id="307" w:author="Makaronas Ioannis" w:date="2016-07-25T13:13:00Z">
        <w:r w:rsidRPr="003E5E40">
          <w:rPr>
            <w:rFonts w:ascii="Calibri" w:hAnsi="Calibri" w:cs="Calibri"/>
            <w:rPrChange w:id="308" w:author="Makaronas Ioannis" w:date="2016-07-25T13:13:00Z">
              <w:rPr>
                <w:rFonts w:ascii="Calibri" w:hAnsi="Calibri" w:cs="Calibri"/>
                <w:lang w:val="en-US"/>
              </w:rPr>
            </w:rPrChange>
          </w:rPr>
          <w:t>4</w:t>
        </w:r>
      </w:ins>
      <w:ins w:id="309" w:author="Makaronas Ioannis" w:date="2016-07-25T13:12:00Z">
        <w:r w:rsidRPr="003E5E40">
          <w:rPr>
            <w:rFonts w:ascii="Calibri" w:hAnsi="Calibri" w:cs="Calibri"/>
            <w:rPrChange w:id="310" w:author="Makaronas Ioannis" w:date="2016-07-25T13:12:00Z">
              <w:rPr>
                <w:rFonts w:ascii="Calibri" w:hAnsi="Calibri" w:cs="Calibri"/>
                <w:lang w:val="en-US"/>
              </w:rPr>
            </w:rPrChange>
          </w:rPr>
          <w:t>/07/2016.</w:t>
        </w:r>
      </w:ins>
      <w:ins w:id="311" w:author="Makaronas Ioannis" w:date="2016-07-25T13:13:00Z">
        <w:r w:rsidRPr="003E5E40">
          <w:rPr>
            <w:rFonts w:ascii="Calibri" w:hAnsi="Calibri" w:cs="Calibri"/>
            <w:rPrChange w:id="312" w:author="Makaronas Ioannis" w:date="2016-07-25T13:13:00Z">
              <w:rPr>
                <w:rFonts w:ascii="Calibri" w:hAnsi="Calibri" w:cs="Calibri"/>
                <w:lang w:val="en-US"/>
              </w:rPr>
            </w:rPrChange>
          </w:rPr>
          <w:t xml:space="preserve"> </w:t>
        </w:r>
        <w:r>
          <w:rPr>
            <w:rFonts w:ascii="Calibri" w:hAnsi="Calibri" w:cs="Calibri"/>
          </w:rPr>
          <w:t>Για τις ημερομηνίες από 15/07/2016 θα εμφανίζεται το μήνυμα που αναφέρθηκε.</w:t>
        </w:r>
      </w:ins>
    </w:p>
    <w:p w:rsidR="001F5EF4" w:rsidRDefault="001F5EF4" w:rsidP="00A0119F">
      <w:pPr>
        <w:tabs>
          <w:tab w:val="left" w:pos="1453"/>
        </w:tabs>
        <w:rPr>
          <w:ins w:id="313" w:author="Makaronas Ioannis" w:date="2016-07-25T13:03:00Z"/>
          <w:rFonts w:ascii="Calibri" w:hAnsi="Calibri" w:cs="Calibri"/>
        </w:rPr>
      </w:pPr>
    </w:p>
    <w:p w:rsidR="001F5EF4" w:rsidRDefault="001F5EF4" w:rsidP="00A0119F">
      <w:pPr>
        <w:tabs>
          <w:tab w:val="left" w:pos="1453"/>
        </w:tabs>
        <w:rPr>
          <w:ins w:id="314" w:author="Makaronas Ioannis" w:date="2016-07-25T13:01:00Z"/>
          <w:rFonts w:ascii="Calibri" w:hAnsi="Calibri" w:cs="Calibri"/>
        </w:rPr>
      </w:pPr>
    </w:p>
    <w:p w:rsidR="00A0119F" w:rsidRDefault="003E5E40">
      <w:pPr>
        <w:tabs>
          <w:tab w:val="left" w:pos="1453"/>
        </w:tabs>
        <w:rPr>
          <w:ins w:id="315" w:author="Makaronas Ioannis" w:date="2016-07-25T13:15:00Z"/>
          <w:rFonts w:ascii="Calibri" w:hAnsi="Calibri" w:cs="Calibri"/>
        </w:rPr>
      </w:pPr>
      <w:ins w:id="316" w:author="Makaronas Ioannis" w:date="2016-07-25T13:14:00Z">
        <w:r>
          <w:rPr>
            <w:rFonts w:ascii="Calibri" w:hAnsi="Calibri" w:cs="Calibri"/>
          </w:rPr>
          <w:t xml:space="preserve">γ) Τα αρχεία που θα διαγράφονται </w:t>
        </w:r>
      </w:ins>
      <w:ins w:id="317" w:author="Makaronas Ioannis" w:date="2016-07-25T12:45:00Z">
        <w:r w:rsidR="00A0119F">
          <w:rPr>
            <w:rFonts w:ascii="Calibri" w:hAnsi="Calibri" w:cs="Calibri"/>
          </w:rPr>
          <w:t xml:space="preserve">από το </w:t>
        </w:r>
        <w:r w:rsidR="00A0119F">
          <w:rPr>
            <w:rFonts w:ascii="Calibri" w:hAnsi="Calibri" w:cs="Calibri"/>
            <w:lang w:val="en-US"/>
          </w:rPr>
          <w:t>path</w:t>
        </w:r>
        <w:r w:rsidR="00A0119F" w:rsidRPr="00971351">
          <w:rPr>
            <w:rFonts w:ascii="Calibri" w:hAnsi="Calibri" w:cs="Calibri"/>
          </w:rPr>
          <w:t xml:space="preserve"> </w:t>
        </w:r>
        <w:r w:rsidR="00A0119F">
          <w:rPr>
            <w:rFonts w:ascii="Calibri" w:hAnsi="Calibri" w:cs="Calibri"/>
          </w:rPr>
          <w:t xml:space="preserve">που </w:t>
        </w:r>
      </w:ins>
      <w:ins w:id="318" w:author="Makaronas Ioannis" w:date="2016-07-25T13:15:00Z">
        <w:r>
          <w:rPr>
            <w:rFonts w:ascii="Calibri" w:hAnsi="Calibri" w:cs="Calibri"/>
          </w:rPr>
          <w:t xml:space="preserve">θα </w:t>
        </w:r>
      </w:ins>
      <w:ins w:id="319" w:author="Makaronas Ioannis" w:date="2016-07-25T12:45:00Z">
        <w:r w:rsidR="00A0119F">
          <w:rPr>
            <w:rFonts w:ascii="Calibri" w:hAnsi="Calibri" w:cs="Calibri"/>
          </w:rPr>
          <w:t xml:space="preserve">έχει οριστεί θα έχουν την μορφή </w:t>
        </w:r>
        <w:r w:rsidR="00A0119F" w:rsidRPr="00F60287">
          <w:rPr>
            <w:rFonts w:ascii="Calibri" w:hAnsi="Calibri" w:cs="Calibri"/>
          </w:rPr>
          <w:t>:</w:t>
        </w:r>
      </w:ins>
    </w:p>
    <w:p w:rsidR="003E5E40" w:rsidRPr="00F60287" w:rsidRDefault="003E5E40">
      <w:pPr>
        <w:tabs>
          <w:tab w:val="left" w:pos="1453"/>
        </w:tabs>
        <w:rPr>
          <w:ins w:id="320" w:author="Makaronas Ioannis" w:date="2016-07-25T12:45:00Z"/>
          <w:rFonts w:ascii="Calibri" w:hAnsi="Calibri" w:cs="Calibri"/>
        </w:rPr>
      </w:pPr>
    </w:p>
    <w:p w:rsidR="00A0119F" w:rsidRPr="00F60287" w:rsidRDefault="00A0119F" w:rsidP="00A0119F">
      <w:pPr>
        <w:tabs>
          <w:tab w:val="left" w:pos="1453"/>
        </w:tabs>
        <w:rPr>
          <w:ins w:id="321" w:author="Makaronas Ioannis" w:date="2016-07-25T12:45:00Z"/>
          <w:rFonts w:ascii="Calibri" w:hAnsi="Calibri" w:cs="Calibri"/>
        </w:rPr>
      </w:pPr>
      <w:ins w:id="322" w:author="Makaronas Ioannis" w:date="2016-07-25T12:45:00Z">
        <w:r w:rsidRPr="00893104">
          <w:rPr>
            <w:rFonts w:ascii="Calibri" w:hAnsi="Calibri" w:cs="Calibri"/>
            <w:b/>
            <w:lang w:val="en-US"/>
          </w:rPr>
          <w:t>system</w:t>
        </w:r>
        <w:proofErr w:type="gramStart"/>
        <w:r w:rsidRPr="00F60287">
          <w:rPr>
            <w:rFonts w:ascii="Calibri" w:hAnsi="Calibri" w:cs="Calibri"/>
          </w:rPr>
          <w:t>.</w:t>
        </w:r>
        <w:r>
          <w:rPr>
            <w:rFonts w:ascii="Calibri" w:hAnsi="Calibri" w:cs="Calibri"/>
          </w:rPr>
          <w:t>&lt;</w:t>
        </w:r>
        <w:proofErr w:type="gramEnd"/>
        <w:r>
          <w:rPr>
            <w:rFonts w:ascii="Calibri" w:hAnsi="Calibri" w:cs="Calibri"/>
          </w:rPr>
          <w:t>ΗΜΕΡΟΜΗΝΙΑ_ΜΟΡΦΗΣ_</w:t>
        </w:r>
        <w:r>
          <w:rPr>
            <w:rFonts w:ascii="Calibri" w:hAnsi="Calibri" w:cs="Calibri"/>
            <w:lang w:val="en-US"/>
          </w:rPr>
          <w:t>YYYYMMDD</w:t>
        </w:r>
        <w:r>
          <w:rPr>
            <w:rFonts w:ascii="Calibri" w:hAnsi="Calibri" w:cs="Calibri"/>
          </w:rPr>
          <w:t>&gt;</w:t>
        </w:r>
        <w:r w:rsidRPr="00F60287">
          <w:rPr>
            <w:rFonts w:ascii="Calibri" w:hAnsi="Calibri" w:cs="Calibri"/>
          </w:rPr>
          <w:t>.</w:t>
        </w:r>
        <w:r w:rsidRPr="00893104">
          <w:rPr>
            <w:rFonts w:ascii="Calibri" w:hAnsi="Calibri" w:cs="Calibri"/>
            <w:b/>
            <w:lang w:val="en-US"/>
          </w:rPr>
          <w:t>log</w:t>
        </w:r>
        <w:r w:rsidRPr="00F60287">
          <w:rPr>
            <w:rFonts w:ascii="Calibri" w:hAnsi="Calibri" w:cs="Calibri"/>
          </w:rPr>
          <w:t>.&lt;</w:t>
        </w:r>
        <w:r>
          <w:rPr>
            <w:rFonts w:ascii="Calibri" w:hAnsi="Calibri" w:cs="Calibri"/>
          </w:rPr>
          <w:t>ΑΥΞΩΝ_ΑΡΙΘΜΟΣ_ΑΡΧΕΙΟΥ</w:t>
        </w:r>
        <w:r w:rsidRPr="00F60287">
          <w:rPr>
            <w:rFonts w:ascii="Calibri" w:hAnsi="Calibri" w:cs="Calibri"/>
          </w:rPr>
          <w:t>&gt;</w:t>
        </w:r>
      </w:ins>
    </w:p>
    <w:p w:rsidR="00A0119F" w:rsidRPr="00C231B0" w:rsidRDefault="00A0119F" w:rsidP="00A0119F">
      <w:pPr>
        <w:tabs>
          <w:tab w:val="left" w:pos="1453"/>
        </w:tabs>
        <w:rPr>
          <w:ins w:id="323" w:author="Makaronas Ioannis" w:date="2016-07-25T12:45:00Z"/>
          <w:rFonts w:ascii="Calibri" w:hAnsi="Calibri" w:cs="Calibri"/>
          <w:lang w:val="en-US"/>
        </w:rPr>
      </w:pPr>
      <w:proofErr w:type="spellStart"/>
      <w:ins w:id="324" w:author="Makaronas Ioannis" w:date="2016-07-25T12:45:00Z">
        <w:r w:rsidRPr="00F60287">
          <w:rPr>
            <w:rFonts w:ascii="Calibri" w:hAnsi="Calibri" w:cs="Calibri"/>
            <w:lang w:val="en-US"/>
          </w:rPr>
          <w:t>system</w:t>
        </w:r>
        <w:r w:rsidRPr="00C231B0">
          <w:rPr>
            <w:rFonts w:ascii="Calibri" w:hAnsi="Calibri" w:cs="Calibri"/>
            <w:lang w:val="en-US"/>
          </w:rPr>
          <w:t>.</w:t>
        </w:r>
        <w:r w:rsidRPr="00F60287">
          <w:rPr>
            <w:rFonts w:ascii="Calibri" w:hAnsi="Calibri" w:cs="Calibri"/>
            <w:color w:val="FF0000"/>
            <w:lang w:val="en-US"/>
          </w:rPr>
          <w:t>YYYY</w:t>
        </w:r>
        <w:r w:rsidRPr="00F60287">
          <w:rPr>
            <w:rFonts w:ascii="Calibri" w:hAnsi="Calibri" w:cs="Calibri"/>
            <w:color w:val="00B050"/>
            <w:lang w:val="en-US"/>
          </w:rPr>
          <w:t>MM</w:t>
        </w:r>
        <w:r w:rsidRPr="00F60287">
          <w:rPr>
            <w:rFonts w:ascii="Calibri" w:hAnsi="Calibri" w:cs="Calibri"/>
            <w:color w:val="244061" w:themeColor="accent1" w:themeShade="80"/>
            <w:lang w:val="en-US"/>
          </w:rPr>
          <w:t>DD</w:t>
        </w:r>
        <w:r w:rsidRPr="00C231B0">
          <w:rPr>
            <w:rFonts w:ascii="Calibri" w:hAnsi="Calibri" w:cs="Calibri"/>
            <w:lang w:val="en-US"/>
          </w:rPr>
          <w:t>.</w:t>
        </w:r>
        <w:r w:rsidRPr="00F60287">
          <w:rPr>
            <w:rFonts w:ascii="Calibri" w:hAnsi="Calibri" w:cs="Calibri"/>
            <w:lang w:val="en-US"/>
          </w:rPr>
          <w:t>log</w:t>
        </w:r>
        <w:r w:rsidRPr="00C231B0">
          <w:rPr>
            <w:rFonts w:ascii="Calibri" w:hAnsi="Calibri" w:cs="Calibri"/>
            <w:lang w:val="en-US"/>
          </w:rPr>
          <w:t>.</w:t>
        </w:r>
        <w:r w:rsidRPr="00F60287">
          <w:rPr>
            <w:rFonts w:ascii="Calibri" w:hAnsi="Calibri" w:cs="Calibri"/>
            <w:color w:val="00B0F0"/>
            <w:lang w:val="en-US"/>
          </w:rPr>
          <w:t>xx</w:t>
        </w:r>
        <w:proofErr w:type="spellEnd"/>
      </w:ins>
    </w:p>
    <w:p w:rsidR="00A0119F" w:rsidRDefault="00A0119F" w:rsidP="00A0119F">
      <w:pPr>
        <w:tabs>
          <w:tab w:val="left" w:pos="1453"/>
        </w:tabs>
        <w:rPr>
          <w:ins w:id="325" w:author="Makaronas Ioannis" w:date="2016-07-25T13:15:00Z"/>
          <w:rFonts w:ascii="Calibri" w:hAnsi="Calibri" w:cs="Calibri"/>
          <w:color w:val="00B0F0"/>
          <w:lang w:val="en-US"/>
        </w:rPr>
      </w:pPr>
      <w:ins w:id="326" w:author="Makaronas Ioannis" w:date="2016-07-25T12:45:00Z">
        <w:r>
          <w:rPr>
            <w:rFonts w:ascii="Calibri" w:hAnsi="Calibri" w:cs="Calibri"/>
          </w:rPr>
          <w:t>π</w:t>
        </w:r>
        <w:r w:rsidRPr="00F60287">
          <w:rPr>
            <w:rFonts w:ascii="Calibri" w:hAnsi="Calibri" w:cs="Calibri"/>
            <w:lang w:val="en-US"/>
          </w:rPr>
          <w:t>.</w:t>
        </w:r>
        <w:r>
          <w:rPr>
            <w:rFonts w:ascii="Calibri" w:hAnsi="Calibri" w:cs="Calibri"/>
          </w:rPr>
          <w:t>χ</w:t>
        </w:r>
        <w:r w:rsidRPr="00F60287">
          <w:rPr>
            <w:rFonts w:ascii="Calibri" w:hAnsi="Calibri" w:cs="Calibri"/>
            <w:lang w:val="en-US"/>
          </w:rPr>
          <w:t>. system.</w:t>
        </w:r>
        <w:r w:rsidRPr="00F60287">
          <w:rPr>
            <w:rFonts w:ascii="Calibri" w:hAnsi="Calibri" w:cs="Calibri"/>
            <w:color w:val="FF0000"/>
            <w:lang w:val="en-US"/>
          </w:rPr>
          <w:t>2016</w:t>
        </w:r>
        <w:r w:rsidRPr="00F60287">
          <w:rPr>
            <w:rFonts w:ascii="Calibri" w:hAnsi="Calibri" w:cs="Calibri"/>
            <w:color w:val="00B050"/>
            <w:lang w:val="en-US"/>
          </w:rPr>
          <w:t>07</w:t>
        </w:r>
        <w:r w:rsidRPr="00F60287">
          <w:rPr>
            <w:rFonts w:ascii="Calibri" w:hAnsi="Calibri" w:cs="Calibri"/>
            <w:color w:val="244061" w:themeColor="accent1" w:themeShade="80"/>
            <w:lang w:val="en-US"/>
          </w:rPr>
          <w:t>01</w:t>
        </w:r>
        <w:r w:rsidRPr="00F60287">
          <w:rPr>
            <w:rFonts w:ascii="Calibri" w:hAnsi="Calibri" w:cs="Calibri"/>
            <w:lang w:val="en-US"/>
          </w:rPr>
          <w:t>.log.</w:t>
        </w:r>
        <w:r w:rsidRPr="00F60287">
          <w:rPr>
            <w:rFonts w:ascii="Calibri" w:hAnsi="Calibri" w:cs="Calibri"/>
            <w:color w:val="00B0F0"/>
            <w:lang w:val="en-US"/>
          </w:rPr>
          <w:t>10</w:t>
        </w:r>
      </w:ins>
    </w:p>
    <w:p w:rsidR="003E5E40" w:rsidRPr="00F60287" w:rsidRDefault="003E5E40" w:rsidP="00A0119F">
      <w:pPr>
        <w:tabs>
          <w:tab w:val="left" w:pos="1453"/>
        </w:tabs>
        <w:rPr>
          <w:ins w:id="327" w:author="Makaronas Ioannis" w:date="2016-07-25T12:45:00Z"/>
          <w:rFonts w:ascii="Calibri" w:hAnsi="Calibri" w:cs="Calibri"/>
          <w:lang w:val="en-US"/>
        </w:rPr>
      </w:pPr>
    </w:p>
    <w:p w:rsidR="00A0119F" w:rsidRPr="00F60287" w:rsidRDefault="00A0119F" w:rsidP="00A0119F">
      <w:pPr>
        <w:tabs>
          <w:tab w:val="left" w:pos="1453"/>
        </w:tabs>
        <w:rPr>
          <w:ins w:id="328" w:author="Makaronas Ioannis" w:date="2016-07-25T12:45:00Z"/>
          <w:rFonts w:ascii="Calibri" w:hAnsi="Calibri" w:cs="Calibri"/>
        </w:rPr>
      </w:pPr>
      <w:ins w:id="329" w:author="Makaronas Ioannis" w:date="2016-07-25T12:45:00Z">
        <w:r w:rsidRPr="00893104">
          <w:rPr>
            <w:rFonts w:ascii="Calibri" w:hAnsi="Calibri" w:cs="Calibri"/>
            <w:b/>
            <w:u w:val="single"/>
          </w:rPr>
          <w:t>Δεν θα διαγράφονται άλλου τύπου αρχεία ή φάκελοι</w:t>
        </w:r>
        <w:r>
          <w:rPr>
            <w:rFonts w:ascii="Calibri" w:hAnsi="Calibri" w:cs="Calibri"/>
          </w:rPr>
          <w:t xml:space="preserve"> που τυχόν υπάρχουν στο </w:t>
        </w:r>
        <w:r>
          <w:rPr>
            <w:rFonts w:ascii="Calibri" w:hAnsi="Calibri" w:cs="Calibri"/>
            <w:lang w:val="en-US"/>
          </w:rPr>
          <w:t>path</w:t>
        </w:r>
        <w:r w:rsidRPr="00F60287">
          <w:rPr>
            <w:rFonts w:ascii="Calibri" w:hAnsi="Calibri" w:cs="Calibri"/>
          </w:rPr>
          <w:t xml:space="preserve"> </w:t>
        </w:r>
        <w:r>
          <w:rPr>
            <w:rFonts w:ascii="Calibri" w:hAnsi="Calibri" w:cs="Calibri"/>
          </w:rPr>
          <w:t>που έχει οριστεί προς διαγραφή.</w:t>
        </w:r>
      </w:ins>
    </w:p>
    <w:p w:rsidR="00A0119F" w:rsidRDefault="00A0119F" w:rsidP="00A0119F">
      <w:pPr>
        <w:tabs>
          <w:tab w:val="left" w:pos="1453"/>
        </w:tabs>
        <w:rPr>
          <w:ins w:id="330" w:author="Makaronas Ioannis" w:date="2016-07-25T13:15:00Z"/>
          <w:rFonts w:ascii="Calibri" w:hAnsi="Calibri" w:cs="Calibri"/>
        </w:rPr>
      </w:pPr>
    </w:p>
    <w:p w:rsidR="00A0119F" w:rsidRDefault="00A0119F" w:rsidP="00A0119F">
      <w:pPr>
        <w:tabs>
          <w:tab w:val="left" w:pos="1453"/>
        </w:tabs>
        <w:rPr>
          <w:ins w:id="331" w:author="Makaronas Ioannis" w:date="2016-07-25T12:45:00Z"/>
          <w:rFonts w:ascii="Calibri" w:hAnsi="Calibri" w:cs="Calibri"/>
        </w:rPr>
      </w:pPr>
    </w:p>
    <w:p w:rsidR="00A0119F" w:rsidRPr="00C231B0" w:rsidRDefault="00A0119F" w:rsidP="00A0119F">
      <w:pPr>
        <w:tabs>
          <w:tab w:val="left" w:pos="1453"/>
        </w:tabs>
        <w:rPr>
          <w:ins w:id="332" w:author="Makaronas Ioannis" w:date="2016-07-25T12:45:00Z"/>
          <w:rFonts w:ascii="Calibri" w:hAnsi="Calibri" w:cs="Calibri"/>
          <w:b/>
          <w:sz w:val="24"/>
          <w:szCs w:val="24"/>
          <w:u w:val="single"/>
        </w:rPr>
      </w:pPr>
      <w:ins w:id="333" w:author="Makaronas Ioannis" w:date="2016-07-25T12:45:00Z">
        <w:r w:rsidRPr="00893104">
          <w:rPr>
            <w:rFonts w:ascii="Calibri" w:hAnsi="Calibri" w:cs="Calibri"/>
            <w:b/>
            <w:sz w:val="24"/>
            <w:szCs w:val="24"/>
            <w:u w:val="single"/>
          </w:rPr>
          <w:t>ΑΡΧΕΙΟ ΑΡΧΙΚΟΠΟΙΗΣΕΩΝ (</w:t>
        </w:r>
        <w:r w:rsidRPr="00C231B0">
          <w:rPr>
            <w:rFonts w:ascii="Calibri" w:hAnsi="Calibri" w:cs="Calibri"/>
            <w:b/>
            <w:sz w:val="24"/>
            <w:szCs w:val="24"/>
            <w:u w:val="single"/>
          </w:rPr>
          <w:t>.</w:t>
        </w:r>
        <w:proofErr w:type="spellStart"/>
        <w:r w:rsidRPr="00893104">
          <w:rPr>
            <w:rFonts w:ascii="Calibri" w:hAnsi="Calibri" w:cs="Calibri"/>
            <w:b/>
            <w:sz w:val="24"/>
            <w:szCs w:val="24"/>
            <w:u w:val="single"/>
            <w:lang w:val="en-US"/>
          </w:rPr>
          <w:t>ini</w:t>
        </w:r>
        <w:proofErr w:type="spellEnd"/>
        <w:r w:rsidRPr="00893104">
          <w:rPr>
            <w:rFonts w:ascii="Calibri" w:hAnsi="Calibri" w:cs="Calibri"/>
            <w:b/>
            <w:sz w:val="24"/>
            <w:szCs w:val="24"/>
            <w:u w:val="single"/>
          </w:rPr>
          <w:t>)</w:t>
        </w:r>
        <w:r w:rsidRPr="00C231B0">
          <w:rPr>
            <w:rFonts w:ascii="Calibri" w:hAnsi="Calibri" w:cs="Calibri"/>
            <w:b/>
            <w:sz w:val="24"/>
            <w:szCs w:val="24"/>
            <w:u w:val="single"/>
          </w:rPr>
          <w:t xml:space="preserve"> </w:t>
        </w:r>
      </w:ins>
    </w:p>
    <w:p w:rsidR="00A0119F" w:rsidRDefault="00A0119F" w:rsidP="00A0119F">
      <w:pPr>
        <w:tabs>
          <w:tab w:val="left" w:pos="1453"/>
        </w:tabs>
        <w:rPr>
          <w:ins w:id="334" w:author="Makaronas Ioannis" w:date="2016-07-25T13:16:00Z"/>
          <w:rFonts w:ascii="Calibri" w:hAnsi="Calibri" w:cs="Calibri"/>
        </w:rPr>
      </w:pPr>
      <w:ins w:id="335" w:author="Makaronas Ioannis" w:date="2016-07-25T12:45:00Z">
        <w:r>
          <w:rPr>
            <w:rFonts w:ascii="Calibri" w:hAnsi="Calibri" w:cs="Calibri"/>
          </w:rPr>
          <w:t>Για τον καλύτερο έλεγχο των παραπάνω δύο εφαρμογών (κονσόλας, οθόνης) έχει δημιουργηθεί ένα αρχείο αρχικοποιήσεων (</w:t>
        </w:r>
        <w:r w:rsidRPr="00F31F79">
          <w:rPr>
            <w:rFonts w:ascii="Calibri" w:hAnsi="Calibri" w:cs="Calibri"/>
          </w:rPr>
          <w:t>.</w:t>
        </w:r>
        <w:proofErr w:type="spellStart"/>
        <w:r>
          <w:rPr>
            <w:rFonts w:ascii="Calibri" w:hAnsi="Calibri" w:cs="Calibri"/>
            <w:lang w:val="en-US"/>
          </w:rPr>
          <w:t>ini</w:t>
        </w:r>
        <w:proofErr w:type="spellEnd"/>
        <w:r>
          <w:rPr>
            <w:rFonts w:ascii="Calibri" w:hAnsi="Calibri" w:cs="Calibri"/>
          </w:rPr>
          <w:t>)</w:t>
        </w:r>
        <w:r w:rsidRPr="00F31F79">
          <w:rPr>
            <w:rFonts w:ascii="Calibri" w:hAnsi="Calibri" w:cs="Calibri"/>
          </w:rPr>
          <w:t xml:space="preserve"> </w:t>
        </w:r>
        <w:r>
          <w:rPr>
            <w:rFonts w:ascii="Calibri" w:hAnsi="Calibri" w:cs="Calibri"/>
          </w:rPr>
          <w:t>το οποίο είναι απαραίτητο για την λειτουργία τους. Περιέχει κάποιες πληροφορίες οι οποίες εμφανίζονται στην οθόνη ή τροφοδοτούν την κονσόλα και είναι απαραίτητες.</w:t>
        </w:r>
      </w:ins>
    </w:p>
    <w:p w:rsidR="00F27B30" w:rsidRDefault="00F27B30" w:rsidP="00A0119F">
      <w:pPr>
        <w:tabs>
          <w:tab w:val="left" w:pos="1453"/>
        </w:tabs>
        <w:rPr>
          <w:ins w:id="336" w:author="Makaronas Ioannis" w:date="2016-07-25T12:45:00Z"/>
          <w:rFonts w:ascii="Calibri" w:hAnsi="Calibri" w:cs="Calibri"/>
        </w:rPr>
      </w:pPr>
    </w:p>
    <w:p w:rsidR="00A0119F" w:rsidRDefault="00A0119F" w:rsidP="00A0119F">
      <w:pPr>
        <w:tabs>
          <w:tab w:val="left" w:pos="1453"/>
        </w:tabs>
        <w:rPr>
          <w:ins w:id="337" w:author="Makaronas Ioannis" w:date="2016-07-25T13:16:00Z"/>
          <w:rFonts w:ascii="Calibri" w:hAnsi="Calibri" w:cs="Calibri"/>
        </w:rPr>
      </w:pPr>
      <w:ins w:id="338" w:author="Makaronas Ioannis" w:date="2016-07-25T12:45:00Z">
        <w:r>
          <w:rPr>
            <w:rFonts w:ascii="Calibri" w:hAnsi="Calibri" w:cs="Calibri"/>
          </w:rPr>
          <w:t xml:space="preserve">Το αρχείο έχει όνομα :  </w:t>
        </w:r>
        <w:r w:rsidRPr="00031CD8">
          <w:rPr>
            <w:rFonts w:ascii="Calibri" w:hAnsi="Calibri" w:cs="Calibri"/>
            <w:b/>
            <w:i/>
          </w:rPr>
          <w:t>TMSClearLogFile.ini</w:t>
        </w:r>
        <w:r>
          <w:rPr>
            <w:rFonts w:ascii="Calibri" w:hAnsi="Calibri" w:cs="Calibri"/>
          </w:rPr>
          <w:t xml:space="preserve"> και περιέχει μία εγγραφή με την παρακάτω μορφή :</w:t>
        </w:r>
      </w:ins>
    </w:p>
    <w:p w:rsidR="00F27B30" w:rsidRDefault="00F27B30" w:rsidP="00A0119F">
      <w:pPr>
        <w:tabs>
          <w:tab w:val="left" w:pos="1453"/>
        </w:tabs>
        <w:rPr>
          <w:ins w:id="339" w:author="Makaronas Ioannis" w:date="2016-07-25T12:45:00Z"/>
          <w:rFonts w:ascii="Calibri" w:hAnsi="Calibri" w:cs="Calibri"/>
        </w:rPr>
      </w:pPr>
    </w:p>
    <w:p w:rsidR="00A0119F" w:rsidRDefault="008105CA" w:rsidP="00A0119F">
      <w:pPr>
        <w:tabs>
          <w:tab w:val="left" w:pos="1453"/>
        </w:tabs>
        <w:rPr>
          <w:ins w:id="340" w:author="Makaronas Ioannis" w:date="2016-07-25T13:16:00Z"/>
          <w:rFonts w:ascii="Calibri" w:hAnsi="Calibri" w:cs="Calibri"/>
        </w:rPr>
      </w:pPr>
      <w:ins w:id="341" w:author="Makaronas Ioannis" w:date="2017-10-03T11:25:00Z">
        <w:r>
          <w:rPr>
            <w:noProof/>
            <w:lang w:eastAsia="el-GR"/>
          </w:rPr>
          <w:drawing>
            <wp:inline distT="0" distB="0" distL="0" distR="0" wp14:anchorId="21B05E8C" wp14:editId="06782733">
              <wp:extent cx="6120765" cy="964565"/>
              <wp:effectExtent l="0" t="0" r="0" b="698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964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E74ED" w:rsidRDefault="001E74ED" w:rsidP="00A0119F">
      <w:pPr>
        <w:tabs>
          <w:tab w:val="left" w:pos="1453"/>
        </w:tabs>
        <w:rPr>
          <w:ins w:id="342" w:author="Makaronas Ioannis" w:date="2017-10-03T11:33:00Z"/>
          <w:rFonts w:ascii="Calibri" w:hAnsi="Calibri" w:cs="Calibri"/>
        </w:rPr>
      </w:pPr>
      <w:ins w:id="343" w:author="Makaronas Ioannis" w:date="2017-10-03T11:33:00Z">
        <w:r>
          <w:rPr>
            <w:rFonts w:ascii="Calibri" w:hAnsi="Calibri" w:cs="Calibri"/>
          </w:rPr>
          <w:t xml:space="preserve">Η πρώτη γραμμή περιέχει σχόλια </w:t>
        </w:r>
        <w:r>
          <w:rPr>
            <w:rFonts w:ascii="Calibri" w:hAnsi="Calibri" w:cs="Calibri"/>
          </w:rPr>
          <w:t xml:space="preserve">που περικλείονται στην περιοχή </w:t>
        </w:r>
      </w:ins>
      <w:ins w:id="344" w:author="Makaronas Ioannis" w:date="2017-10-03T11:34:00Z">
        <w:r>
          <w:rPr>
            <w:rFonts w:ascii="Calibri" w:hAnsi="Calibri" w:cs="Calibri"/>
          </w:rPr>
          <w:t>:</w:t>
        </w:r>
      </w:ins>
    </w:p>
    <w:p w:rsidR="001E74ED" w:rsidRDefault="001E74ED" w:rsidP="00A0119F">
      <w:pPr>
        <w:tabs>
          <w:tab w:val="left" w:pos="1453"/>
        </w:tabs>
        <w:rPr>
          <w:ins w:id="345" w:author="Makaronas Ioannis" w:date="2017-10-03T11:34:00Z"/>
          <w:rFonts w:ascii="Calibri" w:hAnsi="Calibri" w:cs="Calibri"/>
          <w:lang w:val="en-US"/>
        </w:rPr>
      </w:pPr>
      <w:ins w:id="346" w:author="Makaronas Ioannis" w:date="2017-10-03T11:32:00Z">
        <w:r w:rsidRPr="001E74ED">
          <w:rPr>
            <w:rFonts w:ascii="Calibri" w:hAnsi="Calibri" w:cs="Calibri"/>
            <w:rPrChange w:id="347" w:author="Makaronas Ioannis" w:date="2017-10-03T11:33:00Z">
              <w:rPr>
                <w:rFonts w:ascii="Calibri" w:hAnsi="Calibri" w:cs="Calibri"/>
                <w:lang w:val="en-US"/>
              </w:rPr>
            </w:rPrChange>
          </w:rPr>
          <w:t>&lt;!--</w:t>
        </w:r>
      </w:ins>
      <w:ins w:id="348" w:author="Makaronas Ioannis" w:date="2017-10-03T11:33:00Z">
        <w:r w:rsidRPr="001E74ED">
          <w:rPr>
            <w:rFonts w:ascii="Calibri" w:hAnsi="Calibri" w:cs="Calibri"/>
            <w:rPrChange w:id="349" w:author="Makaronas Ioannis" w:date="2017-10-03T11:33:00Z">
              <w:rPr>
                <w:rFonts w:ascii="Calibri" w:hAnsi="Calibri" w:cs="Calibri"/>
                <w:lang w:val="en-US"/>
              </w:rPr>
            </w:rPrChange>
          </w:rPr>
          <w:t xml:space="preserve">  </w:t>
        </w:r>
        <w:r>
          <w:rPr>
            <w:rFonts w:ascii="Calibri" w:hAnsi="Calibri" w:cs="Calibri"/>
            <w:lang w:val="en-US"/>
          </w:rPr>
          <w:t xml:space="preserve">--&gt; </w:t>
        </w:r>
      </w:ins>
    </w:p>
    <w:p w:rsidR="001E74ED" w:rsidRPr="001E74ED" w:rsidRDefault="001E74ED" w:rsidP="00A0119F">
      <w:pPr>
        <w:tabs>
          <w:tab w:val="left" w:pos="1453"/>
        </w:tabs>
        <w:rPr>
          <w:ins w:id="350" w:author="Makaronas Ioannis" w:date="2017-10-03T11:33:00Z"/>
          <w:rFonts w:ascii="Calibri" w:hAnsi="Calibri" w:cs="Calibri"/>
          <w:rPrChange w:id="351" w:author="Makaronas Ioannis" w:date="2017-10-03T11:34:00Z">
            <w:rPr>
              <w:ins w:id="352" w:author="Makaronas Ioannis" w:date="2017-10-03T11:33:00Z"/>
              <w:rFonts w:ascii="Calibri" w:hAnsi="Calibri" w:cs="Calibri"/>
              <w:lang w:val="en-US"/>
            </w:rPr>
          </w:rPrChange>
        </w:rPr>
      </w:pPr>
      <w:ins w:id="353" w:author="Makaronas Ioannis" w:date="2017-10-03T11:34:00Z">
        <w:r>
          <w:rPr>
            <w:rFonts w:ascii="Calibri" w:hAnsi="Calibri" w:cs="Calibri"/>
          </w:rPr>
          <w:t xml:space="preserve">Η </w:t>
        </w:r>
        <w:r>
          <w:rPr>
            <w:rFonts w:ascii="Calibri" w:hAnsi="Calibri" w:cs="Calibri"/>
          </w:rPr>
          <w:t xml:space="preserve">δεύτερη </w:t>
        </w:r>
        <w:r>
          <w:rPr>
            <w:rFonts w:ascii="Calibri" w:hAnsi="Calibri" w:cs="Calibri"/>
          </w:rPr>
          <w:t>γραμμή</w:t>
        </w:r>
        <w:r>
          <w:rPr>
            <w:rFonts w:ascii="Calibri" w:hAnsi="Calibri" w:cs="Calibri"/>
          </w:rPr>
          <w:t xml:space="preserve"> περιέχει τις εξής πληροφορίες :</w:t>
        </w:r>
      </w:ins>
    </w:p>
    <w:p w:rsidR="00A0119F" w:rsidRPr="009408B6" w:rsidRDefault="00A0119F" w:rsidP="00A0119F">
      <w:pPr>
        <w:tabs>
          <w:tab w:val="left" w:pos="1453"/>
        </w:tabs>
        <w:rPr>
          <w:ins w:id="354" w:author="Makaronas Ioannis" w:date="2016-07-25T13:17:00Z"/>
          <w:rFonts w:ascii="Calibri" w:hAnsi="Calibri" w:cs="Calibri"/>
          <w:b/>
          <w:color w:val="0070C0"/>
          <w:lang w:val="en-US"/>
        </w:rPr>
      </w:pPr>
      <w:ins w:id="355" w:author="Makaronas Ioannis" w:date="2016-07-25T12:45:00Z">
        <w:r w:rsidRPr="00031CD8">
          <w:rPr>
            <w:rFonts w:ascii="Calibri" w:hAnsi="Calibri" w:cs="Calibri"/>
            <w:b/>
            <w:color w:val="FF0000"/>
            <w:lang w:val="en-US"/>
          </w:rPr>
          <w:t>C:\</w:t>
        </w:r>
        <w:r w:rsidRPr="00031CD8">
          <w:rPr>
            <w:rFonts w:ascii="Calibri" w:hAnsi="Calibri" w:cs="Calibri"/>
            <w:b/>
            <w:lang w:val="en-US"/>
          </w:rPr>
          <w:t>;</w:t>
        </w:r>
      </w:ins>
      <w:ins w:id="356" w:author="Makaronas Ioannis" w:date="2016-07-25T13:21:00Z">
        <w:r w:rsidR="009408B6" w:rsidRPr="009408B6">
          <w:rPr>
            <w:rFonts w:ascii="Calibri" w:hAnsi="Calibri" w:cs="Calibri"/>
            <w:b/>
            <w:color w:val="FFC000"/>
            <w:lang w:val="en-US"/>
            <w:rPrChange w:id="357" w:author="Makaronas Ioannis" w:date="2016-07-25T13:21:00Z">
              <w:rPr>
                <w:rFonts w:ascii="Calibri" w:hAnsi="Calibri" w:cs="Calibri"/>
                <w:b/>
                <w:color w:val="FFC000"/>
              </w:rPr>
            </w:rPrChange>
          </w:rPr>
          <w:t>10</w:t>
        </w:r>
      </w:ins>
      <w:ins w:id="358" w:author="Makaronas Ioannis" w:date="2016-07-25T12:45:00Z">
        <w:r w:rsidRPr="00031CD8">
          <w:rPr>
            <w:rFonts w:ascii="Calibri" w:hAnsi="Calibri" w:cs="Calibri"/>
            <w:b/>
            <w:lang w:val="en-US"/>
          </w:rPr>
          <w:t>;</w:t>
        </w:r>
      </w:ins>
      <w:ins w:id="359" w:author="Makaronas Ioannis" w:date="2017-10-03T11:25:00Z">
        <w:r w:rsidR="008105CA" w:rsidRPr="008105CA">
          <w:rPr>
            <w:rFonts w:ascii="Calibri" w:hAnsi="Calibri" w:cs="Calibri"/>
            <w:b/>
            <w:color w:val="7030A0"/>
            <w:lang w:val="en-US"/>
            <w:rPrChange w:id="360" w:author="Makaronas Ioannis" w:date="2017-10-03T11:25:00Z">
              <w:rPr>
                <w:rFonts w:ascii="Calibri" w:hAnsi="Calibri" w:cs="Calibri"/>
                <w:b/>
                <w:color w:val="7030A0"/>
              </w:rPr>
            </w:rPrChange>
          </w:rPr>
          <w:t>5</w:t>
        </w:r>
      </w:ins>
      <w:ins w:id="361" w:author="Makaronas Ioannis" w:date="2017-10-03T11:19:00Z">
        <w:r w:rsidR="008105CA">
          <w:rPr>
            <w:rFonts w:ascii="Calibri" w:hAnsi="Calibri" w:cs="Calibri"/>
            <w:b/>
            <w:lang w:val="en-US"/>
          </w:rPr>
          <w:t>;</w:t>
        </w:r>
      </w:ins>
      <w:ins w:id="362" w:author="Makaronas Ioannis" w:date="2016-07-25T12:45:00Z">
        <w:r w:rsidR="009408B6">
          <w:rPr>
            <w:rFonts w:ascii="Calibri" w:hAnsi="Calibri" w:cs="Calibri"/>
            <w:b/>
            <w:color w:val="92D050"/>
            <w:lang w:val="en-US"/>
          </w:rPr>
          <w:t>C:</w:t>
        </w:r>
        <w:r w:rsidRPr="00031CD8">
          <w:rPr>
            <w:rFonts w:ascii="Calibri" w:hAnsi="Calibri" w:cs="Calibri"/>
            <w:b/>
            <w:color w:val="92D050"/>
            <w:lang w:val="en-US"/>
          </w:rPr>
          <w:t>\CWATCH4 TMS\</w:t>
        </w:r>
        <w:proofErr w:type="spellStart"/>
        <w:r w:rsidRPr="00031CD8">
          <w:rPr>
            <w:rFonts w:ascii="Calibri" w:hAnsi="Calibri" w:cs="Calibri"/>
            <w:b/>
            <w:color w:val="92D050"/>
            <w:lang w:val="en-US"/>
          </w:rPr>
          <w:t>Euronet</w:t>
        </w:r>
        <w:proofErr w:type="spellEnd"/>
        <w:r w:rsidRPr="00031CD8">
          <w:rPr>
            <w:rFonts w:ascii="Calibri" w:hAnsi="Calibri" w:cs="Calibri"/>
            <w:b/>
            <w:color w:val="92D050"/>
            <w:lang w:val="en-US"/>
          </w:rPr>
          <w:t>\DCS\DCS02\Logs\</w:t>
        </w:r>
        <w:r w:rsidRPr="00031CD8">
          <w:rPr>
            <w:rFonts w:ascii="Calibri" w:hAnsi="Calibri" w:cs="Calibri"/>
            <w:b/>
            <w:lang w:val="en-US"/>
          </w:rPr>
          <w:t>;</w:t>
        </w:r>
      </w:ins>
      <w:ins w:id="363" w:author="Makaronas Ioannis" w:date="2016-07-25T13:20:00Z">
        <w:r w:rsidR="009408B6" w:rsidRPr="009408B6">
          <w:rPr>
            <w:rFonts w:ascii="Calibri" w:hAnsi="Calibri" w:cs="Calibri"/>
            <w:b/>
            <w:color w:val="0070C0"/>
            <w:lang w:val="en-US"/>
          </w:rPr>
          <w:t>GRE_TMS_INFO@printecgroup.com</w:t>
        </w:r>
      </w:ins>
    </w:p>
    <w:p w:rsidR="007E2245" w:rsidRPr="00031CD8" w:rsidRDefault="007E2245" w:rsidP="00A0119F">
      <w:pPr>
        <w:tabs>
          <w:tab w:val="left" w:pos="1453"/>
        </w:tabs>
        <w:rPr>
          <w:ins w:id="364" w:author="Makaronas Ioannis" w:date="2016-07-25T12:45:00Z"/>
          <w:rFonts w:ascii="Calibri" w:hAnsi="Calibri" w:cs="Calibri"/>
          <w:b/>
          <w:lang w:val="en-US"/>
        </w:rPr>
      </w:pPr>
    </w:p>
    <w:p w:rsidR="00A0119F" w:rsidRPr="001543AE" w:rsidRDefault="00A0119F" w:rsidP="00A0119F">
      <w:pPr>
        <w:tabs>
          <w:tab w:val="left" w:pos="1453"/>
        </w:tabs>
        <w:rPr>
          <w:ins w:id="365" w:author="Makaronas Ioannis" w:date="2016-07-25T12:45:00Z"/>
          <w:rFonts w:ascii="Calibri" w:hAnsi="Calibri" w:cs="Calibri"/>
          <w:b/>
          <w:color w:val="FF0000"/>
        </w:rPr>
      </w:pPr>
      <w:ins w:id="366" w:author="Makaronas Ioannis" w:date="2016-07-25T12:45:00Z">
        <w:r w:rsidRPr="001543AE">
          <w:rPr>
            <w:rFonts w:ascii="Calibri" w:hAnsi="Calibri" w:cs="Calibri"/>
            <w:b/>
            <w:color w:val="FF0000"/>
          </w:rPr>
          <w:t>Σκληρός δίσκος προς έλεγχο</w:t>
        </w:r>
      </w:ins>
    </w:p>
    <w:p w:rsidR="00A0119F" w:rsidRPr="008105CA" w:rsidRDefault="00A0119F" w:rsidP="00A0119F">
      <w:pPr>
        <w:tabs>
          <w:tab w:val="left" w:pos="1453"/>
        </w:tabs>
        <w:rPr>
          <w:ins w:id="367" w:author="Makaronas Ioannis" w:date="2017-10-03T11:20:00Z"/>
          <w:rFonts w:ascii="Calibri" w:hAnsi="Calibri" w:cs="Calibri"/>
          <w:b/>
          <w:color w:val="FFC000"/>
          <w:rPrChange w:id="368" w:author="Makaronas Ioannis" w:date="2017-10-03T11:22:00Z">
            <w:rPr>
              <w:ins w:id="369" w:author="Makaronas Ioannis" w:date="2017-10-03T11:20:00Z"/>
              <w:rFonts w:ascii="Calibri" w:hAnsi="Calibri" w:cs="Calibri"/>
              <w:b/>
              <w:color w:val="FFC000"/>
              <w:lang w:val="en-US"/>
            </w:rPr>
          </w:rPrChange>
        </w:rPr>
      </w:pPr>
      <w:ins w:id="370" w:author="Makaronas Ioannis" w:date="2016-07-25T12:45:00Z">
        <w:r w:rsidRPr="001543AE">
          <w:rPr>
            <w:rFonts w:ascii="Calibri" w:hAnsi="Calibri" w:cs="Calibri"/>
            <w:b/>
            <w:color w:val="FFC000"/>
          </w:rPr>
          <w:t xml:space="preserve">Όριο </w:t>
        </w:r>
        <w:r w:rsidRPr="001543AE">
          <w:rPr>
            <w:rFonts w:ascii="Calibri" w:hAnsi="Calibri" w:cs="Calibri"/>
            <w:b/>
            <w:color w:val="FFC000"/>
            <w:lang w:val="en-US"/>
          </w:rPr>
          <w:t>GB</w:t>
        </w:r>
        <w:r w:rsidRPr="001543AE">
          <w:rPr>
            <w:rFonts w:ascii="Calibri" w:hAnsi="Calibri" w:cs="Calibri"/>
            <w:b/>
            <w:color w:val="FFC000"/>
          </w:rPr>
          <w:t xml:space="preserve"> σκληρού δίσκου για αποστολή </w:t>
        </w:r>
        <w:r w:rsidRPr="001543AE">
          <w:rPr>
            <w:rFonts w:ascii="Calibri" w:hAnsi="Calibri" w:cs="Calibri"/>
            <w:b/>
            <w:color w:val="FFC000"/>
            <w:lang w:val="en-US"/>
          </w:rPr>
          <w:t>alert</w:t>
        </w:r>
        <w:r w:rsidRPr="001543AE">
          <w:rPr>
            <w:rFonts w:ascii="Calibri" w:hAnsi="Calibri" w:cs="Calibri"/>
            <w:b/>
            <w:color w:val="FFC000"/>
          </w:rPr>
          <w:t xml:space="preserve"> </w:t>
        </w:r>
        <w:r w:rsidRPr="001543AE">
          <w:rPr>
            <w:rFonts w:ascii="Calibri" w:hAnsi="Calibri" w:cs="Calibri"/>
            <w:b/>
            <w:color w:val="FFC000"/>
            <w:lang w:val="en-US"/>
          </w:rPr>
          <w:t>email</w:t>
        </w:r>
      </w:ins>
      <w:ins w:id="371" w:author="Makaronas Ioannis" w:date="2017-10-03T11:22:00Z">
        <w:r w:rsidR="008105CA">
          <w:rPr>
            <w:rFonts w:ascii="Calibri" w:hAnsi="Calibri" w:cs="Calibri"/>
            <w:b/>
            <w:color w:val="FFC000"/>
          </w:rPr>
          <w:t xml:space="preserve"> και διαγραφή αρχείων αν έχει ξεπεραστεί το όριο</w:t>
        </w:r>
      </w:ins>
    </w:p>
    <w:p w:rsidR="008105CA" w:rsidRPr="008105CA" w:rsidRDefault="008105CA" w:rsidP="00A0119F">
      <w:pPr>
        <w:tabs>
          <w:tab w:val="left" w:pos="1453"/>
        </w:tabs>
        <w:rPr>
          <w:ins w:id="372" w:author="Makaronas Ioannis" w:date="2016-07-25T12:45:00Z"/>
          <w:rFonts w:ascii="Calibri" w:hAnsi="Calibri" w:cs="Calibri"/>
          <w:b/>
          <w:color w:val="7030A0"/>
          <w:rPrChange w:id="373" w:author="Makaronas Ioannis" w:date="2017-10-03T11:20:00Z">
            <w:rPr>
              <w:ins w:id="374" w:author="Makaronas Ioannis" w:date="2016-07-25T12:45:00Z"/>
              <w:rFonts w:ascii="Calibri" w:hAnsi="Calibri" w:cs="Calibri"/>
              <w:b/>
              <w:color w:val="FFC000"/>
            </w:rPr>
          </w:rPrChange>
        </w:rPr>
      </w:pPr>
      <w:ins w:id="375" w:author="Makaronas Ioannis" w:date="2017-10-03T11:20:00Z">
        <w:r>
          <w:rPr>
            <w:rFonts w:ascii="Calibri" w:hAnsi="Calibri" w:cs="Calibri"/>
            <w:b/>
            <w:color w:val="7030A0"/>
          </w:rPr>
          <w:t xml:space="preserve">Ημέρες </w:t>
        </w:r>
      </w:ins>
      <w:ins w:id="376" w:author="Makaronas Ioannis" w:date="2017-10-03T11:22:00Z">
        <w:r>
          <w:rPr>
            <w:rFonts w:ascii="Calibri" w:hAnsi="Calibri" w:cs="Calibri"/>
            <w:b/>
            <w:color w:val="7030A0"/>
          </w:rPr>
          <w:t>«</w:t>
        </w:r>
      </w:ins>
      <w:ins w:id="377" w:author="Makaronas Ioannis" w:date="2017-10-03T11:20:00Z">
        <w:r>
          <w:rPr>
            <w:rFonts w:ascii="Calibri" w:hAnsi="Calibri" w:cs="Calibri"/>
            <w:b/>
            <w:color w:val="7030A0"/>
          </w:rPr>
          <w:t>από τις οποίες και μετά</w:t>
        </w:r>
      </w:ins>
      <w:ins w:id="378" w:author="Makaronas Ioannis" w:date="2017-10-03T11:22:00Z">
        <w:r>
          <w:rPr>
            <w:rFonts w:ascii="Calibri" w:hAnsi="Calibri" w:cs="Calibri"/>
            <w:b/>
            <w:color w:val="7030A0"/>
          </w:rPr>
          <w:t>»</w:t>
        </w:r>
      </w:ins>
      <w:ins w:id="379" w:author="Makaronas Ioannis" w:date="2017-10-03T11:20:00Z">
        <w:r>
          <w:rPr>
            <w:rFonts w:ascii="Calibri" w:hAnsi="Calibri" w:cs="Calibri"/>
            <w:b/>
            <w:color w:val="7030A0"/>
          </w:rPr>
          <w:t xml:space="preserve"> θα ελέγξει για να διαγράψει τα αρχεία που δεν θέλουμε </w:t>
        </w:r>
      </w:ins>
      <w:ins w:id="380" w:author="Makaronas Ioannis" w:date="2017-10-03T11:21:00Z">
        <w:r>
          <w:rPr>
            <w:rFonts w:ascii="Calibri" w:hAnsi="Calibri" w:cs="Calibri"/>
            <w:b/>
            <w:color w:val="7030A0"/>
          </w:rPr>
          <w:t>π.χ. αν σήμερα είναι</w:t>
        </w:r>
      </w:ins>
      <w:ins w:id="381" w:author="Makaronas Ioannis" w:date="2017-10-03T11:23:00Z">
        <w:r>
          <w:rPr>
            <w:rFonts w:ascii="Calibri" w:hAnsi="Calibri" w:cs="Calibri"/>
            <w:b/>
            <w:color w:val="7030A0"/>
          </w:rPr>
          <w:t xml:space="preserve"> </w:t>
        </w:r>
      </w:ins>
      <w:ins w:id="382" w:author="Makaronas Ioannis" w:date="2017-10-03T11:24:00Z">
        <w:r>
          <w:rPr>
            <w:rFonts w:ascii="Calibri" w:hAnsi="Calibri" w:cs="Calibri"/>
            <w:b/>
            <w:color w:val="7030A0"/>
          </w:rPr>
          <w:t>3</w:t>
        </w:r>
      </w:ins>
      <w:ins w:id="383" w:author="Makaronas Ioannis" w:date="2017-10-03T11:21:00Z">
        <w:r>
          <w:rPr>
            <w:rFonts w:ascii="Calibri" w:hAnsi="Calibri" w:cs="Calibri"/>
            <w:b/>
            <w:color w:val="7030A0"/>
          </w:rPr>
          <w:t>/</w:t>
        </w:r>
      </w:ins>
      <w:ins w:id="384" w:author="Makaronas Ioannis" w:date="2017-10-03T11:23:00Z">
        <w:r>
          <w:rPr>
            <w:rFonts w:ascii="Calibri" w:hAnsi="Calibri" w:cs="Calibri"/>
            <w:b/>
            <w:color w:val="7030A0"/>
          </w:rPr>
          <w:t>10</w:t>
        </w:r>
      </w:ins>
      <w:ins w:id="385" w:author="Makaronas Ioannis" w:date="2017-10-03T11:21:00Z">
        <w:r>
          <w:rPr>
            <w:rFonts w:ascii="Calibri" w:hAnsi="Calibri" w:cs="Calibri"/>
            <w:b/>
            <w:color w:val="7030A0"/>
          </w:rPr>
          <w:t>/2017</w:t>
        </w:r>
      </w:ins>
      <w:ins w:id="386" w:author="Makaronas Ioannis" w:date="2017-10-03T11:29:00Z">
        <w:r>
          <w:rPr>
            <w:rFonts w:ascii="Calibri" w:hAnsi="Calibri" w:cs="Calibri"/>
            <w:b/>
            <w:color w:val="7030A0"/>
          </w:rPr>
          <w:t xml:space="preserve"> </w:t>
        </w:r>
      </w:ins>
      <w:ins w:id="387" w:author="Makaronas Ioannis" w:date="2017-10-03T11:21:00Z">
        <w:r>
          <w:rPr>
            <w:rFonts w:ascii="Calibri" w:hAnsi="Calibri" w:cs="Calibri"/>
            <w:b/>
            <w:color w:val="7030A0"/>
          </w:rPr>
          <w:t>και έχουμε ορίσει ημέρες «</w:t>
        </w:r>
      </w:ins>
      <w:ins w:id="388" w:author="Makaronas Ioannis" w:date="2017-10-03T11:23:00Z">
        <w:r>
          <w:rPr>
            <w:rFonts w:ascii="Calibri" w:hAnsi="Calibri" w:cs="Calibri"/>
            <w:b/>
            <w:color w:val="7030A0"/>
          </w:rPr>
          <w:t>5</w:t>
        </w:r>
      </w:ins>
      <w:ins w:id="389" w:author="Makaronas Ioannis" w:date="2017-10-03T11:21:00Z">
        <w:r>
          <w:rPr>
            <w:rFonts w:ascii="Calibri" w:hAnsi="Calibri" w:cs="Calibri"/>
            <w:b/>
            <w:color w:val="7030A0"/>
          </w:rPr>
          <w:t>» θα ξεκινήσει να διαγρά</w:t>
        </w:r>
      </w:ins>
      <w:ins w:id="390" w:author="Makaronas Ioannis" w:date="2017-10-03T11:23:00Z">
        <w:r>
          <w:rPr>
            <w:rFonts w:ascii="Calibri" w:hAnsi="Calibri" w:cs="Calibri"/>
            <w:b/>
            <w:color w:val="7030A0"/>
          </w:rPr>
          <w:t>ψ</w:t>
        </w:r>
      </w:ins>
      <w:ins w:id="391" w:author="Makaronas Ioannis" w:date="2017-10-03T11:21:00Z">
        <w:r>
          <w:rPr>
            <w:rFonts w:ascii="Calibri" w:hAnsi="Calibri" w:cs="Calibri"/>
            <w:b/>
            <w:color w:val="7030A0"/>
          </w:rPr>
          <w:t xml:space="preserve">ει όλα τα αρχεία μέχρι και </w:t>
        </w:r>
      </w:ins>
      <w:ins w:id="392" w:author="Makaronas Ioannis" w:date="2017-10-03T11:29:00Z">
        <w:r w:rsidR="00126B2D">
          <w:rPr>
            <w:rFonts w:ascii="Calibri" w:hAnsi="Calibri" w:cs="Calibri"/>
            <w:b/>
            <w:color w:val="7030A0"/>
          </w:rPr>
          <w:t>την 27</w:t>
        </w:r>
      </w:ins>
      <w:ins w:id="393" w:author="Makaronas Ioannis" w:date="2017-10-03T11:21:00Z">
        <w:r>
          <w:rPr>
            <w:rFonts w:ascii="Calibri" w:hAnsi="Calibri" w:cs="Calibri"/>
            <w:b/>
            <w:color w:val="7030A0"/>
          </w:rPr>
          <w:t>/9/2017</w:t>
        </w:r>
      </w:ins>
      <w:ins w:id="394" w:author="Makaronas Ioannis" w:date="2017-10-03T11:29:00Z">
        <w:r w:rsidR="00126B2D">
          <w:rPr>
            <w:rFonts w:ascii="Calibri" w:hAnsi="Calibri" w:cs="Calibri"/>
            <w:b/>
            <w:color w:val="7030A0"/>
          </w:rPr>
          <w:t>.</w:t>
        </w:r>
      </w:ins>
    </w:p>
    <w:p w:rsidR="00A0119F" w:rsidRPr="001543AE" w:rsidRDefault="00A0119F" w:rsidP="00A0119F">
      <w:pPr>
        <w:tabs>
          <w:tab w:val="left" w:pos="1453"/>
        </w:tabs>
        <w:rPr>
          <w:ins w:id="395" w:author="Makaronas Ioannis" w:date="2016-07-25T12:45:00Z"/>
          <w:rFonts w:ascii="Calibri" w:hAnsi="Calibri" w:cs="Calibri"/>
          <w:b/>
          <w:color w:val="92D050"/>
        </w:rPr>
      </w:pPr>
      <w:ins w:id="396" w:author="Makaronas Ioannis" w:date="2016-07-25T12:45:00Z">
        <w:r w:rsidRPr="001543AE">
          <w:rPr>
            <w:rFonts w:ascii="Calibri" w:hAnsi="Calibri" w:cs="Calibri"/>
            <w:b/>
            <w:color w:val="92D050"/>
          </w:rPr>
          <w:t>Διαδρομή αρχείων (</w:t>
        </w:r>
        <w:r w:rsidRPr="001543AE">
          <w:rPr>
            <w:rFonts w:ascii="Calibri" w:hAnsi="Calibri" w:cs="Calibri"/>
            <w:b/>
            <w:color w:val="92D050"/>
            <w:lang w:val="en-US"/>
          </w:rPr>
          <w:t>path</w:t>
        </w:r>
        <w:r w:rsidRPr="001543AE">
          <w:rPr>
            <w:rFonts w:ascii="Calibri" w:hAnsi="Calibri" w:cs="Calibri"/>
            <w:b/>
            <w:color w:val="92D050"/>
          </w:rPr>
          <w:t>) προς έλεγχο και διαγραφή</w:t>
        </w:r>
      </w:ins>
    </w:p>
    <w:p w:rsidR="00A0119F" w:rsidRPr="001543AE" w:rsidRDefault="00A0119F" w:rsidP="00A0119F">
      <w:pPr>
        <w:tabs>
          <w:tab w:val="left" w:pos="1453"/>
        </w:tabs>
        <w:rPr>
          <w:ins w:id="397" w:author="Makaronas Ioannis" w:date="2016-07-25T12:45:00Z"/>
          <w:rFonts w:ascii="Calibri" w:hAnsi="Calibri" w:cs="Calibri"/>
          <w:b/>
          <w:color w:val="0070C0"/>
        </w:rPr>
      </w:pPr>
      <w:ins w:id="398" w:author="Makaronas Ioannis" w:date="2016-07-25T12:45:00Z">
        <w:r w:rsidRPr="001543AE">
          <w:rPr>
            <w:rFonts w:ascii="Calibri" w:hAnsi="Calibri" w:cs="Calibri"/>
            <w:b/>
            <w:color w:val="0070C0"/>
          </w:rPr>
          <w:t xml:space="preserve">Παραλήπτης </w:t>
        </w:r>
        <w:r w:rsidRPr="001543AE">
          <w:rPr>
            <w:rFonts w:ascii="Calibri" w:hAnsi="Calibri" w:cs="Calibri"/>
            <w:b/>
            <w:color w:val="0070C0"/>
            <w:lang w:val="en-US"/>
          </w:rPr>
          <w:t>email</w:t>
        </w:r>
        <w:r w:rsidRPr="001543AE">
          <w:rPr>
            <w:rFonts w:ascii="Calibri" w:hAnsi="Calibri" w:cs="Calibri"/>
            <w:b/>
            <w:color w:val="0070C0"/>
          </w:rPr>
          <w:t xml:space="preserve"> για αποστολή </w:t>
        </w:r>
        <w:r w:rsidRPr="001543AE">
          <w:rPr>
            <w:rFonts w:ascii="Calibri" w:hAnsi="Calibri" w:cs="Calibri"/>
            <w:b/>
            <w:color w:val="0070C0"/>
            <w:lang w:val="en-US"/>
          </w:rPr>
          <w:t>alert</w:t>
        </w:r>
        <w:r w:rsidRPr="001543AE">
          <w:rPr>
            <w:rFonts w:ascii="Calibri" w:hAnsi="Calibri" w:cs="Calibri"/>
            <w:b/>
            <w:color w:val="0070C0"/>
          </w:rPr>
          <w:t xml:space="preserve"> </w:t>
        </w:r>
        <w:r w:rsidRPr="001543AE">
          <w:rPr>
            <w:rFonts w:ascii="Calibri" w:hAnsi="Calibri" w:cs="Calibri"/>
            <w:b/>
            <w:color w:val="0070C0"/>
            <w:lang w:val="en-US"/>
          </w:rPr>
          <w:t>email</w:t>
        </w:r>
      </w:ins>
    </w:p>
    <w:p w:rsidR="00A0119F" w:rsidRPr="00031CD8" w:rsidRDefault="00A0119F" w:rsidP="00A0119F">
      <w:pPr>
        <w:tabs>
          <w:tab w:val="left" w:pos="1453"/>
        </w:tabs>
        <w:rPr>
          <w:ins w:id="399" w:author="Makaronas Ioannis" w:date="2016-07-25T12:45:00Z"/>
          <w:rFonts w:ascii="Calibri" w:hAnsi="Calibri" w:cs="Calibri"/>
        </w:rPr>
      </w:pPr>
    </w:p>
    <w:p w:rsidR="00EF69F7" w:rsidDel="00A0119F" w:rsidRDefault="00A0119F" w:rsidP="00A0119F">
      <w:pPr>
        <w:rPr>
          <w:del w:id="400" w:author="Makaronas Ioannis" w:date="2016-07-25T12:43:00Z"/>
        </w:rPr>
      </w:pPr>
      <w:ins w:id="401" w:author="Makaronas Ioannis" w:date="2016-07-25T12:45:00Z">
        <w:r>
          <w:rPr>
            <w:rFonts w:ascii="Calibri" w:hAnsi="Calibri" w:cs="Calibri"/>
            <w:b/>
          </w:rPr>
          <w:t>Ιδιαίτερη π</w:t>
        </w:r>
        <w:r w:rsidRPr="00C231B0">
          <w:rPr>
            <w:rFonts w:ascii="Calibri" w:hAnsi="Calibri" w:cs="Calibri"/>
            <w:b/>
          </w:rPr>
          <w:t>ροσοχή</w:t>
        </w:r>
        <w:r>
          <w:rPr>
            <w:rFonts w:ascii="Calibri" w:hAnsi="Calibri" w:cs="Calibri"/>
          </w:rPr>
          <w:t xml:space="preserve"> να δοθεί στα παραπάνω στοιχεία αρχικοποίησης. Θα πρέπει π.χ. να υπάρχει ο «φάκελος αρχείων προς διαγραφή» γιατί δεν δημιουργούν οι εφαρμογές νέους φακέλους, ούτε κάνουν ιδιαίτερους ελέγχους για την ύπαρξή τους.</w:t>
        </w:r>
      </w:ins>
      <w:del w:id="402" w:author="Makaronas Ioannis" w:date="2016-07-25T12:43:00Z">
        <w:r w:rsidR="003602BB" w:rsidDel="00A0119F">
          <w:delText>Εκτελείται</w:delText>
        </w:r>
        <w:r w:rsidR="003602BB" w:rsidRPr="00EF69F7" w:rsidDel="00A0119F">
          <w:delText xml:space="preserve"> </w:delText>
        </w:r>
        <w:r w:rsidR="003602BB" w:rsidDel="00A0119F">
          <w:delText>το</w:delText>
        </w:r>
        <w:r w:rsidR="003602BB" w:rsidRPr="00EF69F7" w:rsidDel="00A0119F">
          <w:delText xml:space="preserve"> </w:delText>
        </w:r>
        <w:r w:rsidR="003602BB" w:rsidDel="00A0119F">
          <w:rPr>
            <w:lang w:val="en-US"/>
          </w:rPr>
          <w:delText>vbScript</w:delText>
        </w:r>
        <w:r w:rsidR="003602BB" w:rsidRPr="00EF69F7" w:rsidDel="00A0119F">
          <w:delText xml:space="preserve"> </w:delText>
        </w:r>
        <w:r w:rsidR="003602BB" w:rsidDel="00A0119F">
          <w:delText>με</w:delText>
        </w:r>
        <w:r w:rsidR="003602BB" w:rsidRPr="00EF69F7" w:rsidDel="00A0119F">
          <w:delText xml:space="preserve"> </w:delText>
        </w:r>
        <w:r w:rsidR="00EF69F7" w:rsidDel="00A0119F">
          <w:delText xml:space="preserve">όνομα </w:delText>
        </w:r>
        <w:r w:rsidR="003602BB" w:rsidRPr="00EF69F7" w:rsidDel="00A0119F">
          <w:rPr>
            <w:b/>
            <w:i/>
            <w:lang w:val="en-US"/>
          </w:rPr>
          <w:delText>PrintecSSKAgent</w:delText>
        </w:r>
        <w:r w:rsidR="003602BB" w:rsidRPr="00EF69F7" w:rsidDel="00A0119F">
          <w:rPr>
            <w:b/>
            <w:i/>
          </w:rPr>
          <w:delText>_</w:delText>
        </w:r>
        <w:r w:rsidR="003602BB" w:rsidRPr="00EF69F7" w:rsidDel="00A0119F">
          <w:rPr>
            <w:b/>
            <w:i/>
            <w:lang w:val="en-US"/>
          </w:rPr>
          <w:delText>Invo</w:delText>
        </w:r>
        <w:r w:rsidR="003078C6" w:rsidDel="00A0119F">
          <w:rPr>
            <w:b/>
            <w:i/>
            <w:lang w:val="en-US"/>
          </w:rPr>
          <w:delText>c</w:delText>
        </w:r>
        <w:r w:rsidR="003602BB" w:rsidRPr="00EF69F7" w:rsidDel="00A0119F">
          <w:rPr>
            <w:b/>
            <w:i/>
            <w:lang w:val="en-US"/>
          </w:rPr>
          <w:delText>ation</w:delText>
        </w:r>
        <w:r w:rsidR="003602BB" w:rsidRPr="00EF69F7" w:rsidDel="00A0119F">
          <w:rPr>
            <w:b/>
            <w:i/>
          </w:rPr>
          <w:delText>.</w:delText>
        </w:r>
        <w:r w:rsidR="003602BB" w:rsidRPr="00EF69F7" w:rsidDel="00A0119F">
          <w:rPr>
            <w:b/>
            <w:i/>
            <w:lang w:val="en-US"/>
          </w:rPr>
          <w:delText>VBS</w:delText>
        </w:r>
        <w:r w:rsidR="00EF69F7" w:rsidDel="00A0119F">
          <w:delText xml:space="preserve">. </w:delText>
        </w:r>
      </w:del>
    </w:p>
    <w:p w:rsidR="00EF69F7" w:rsidDel="00A0119F" w:rsidRDefault="00EF69F7" w:rsidP="003602BB">
      <w:pPr>
        <w:rPr>
          <w:del w:id="403" w:author="Makaronas Ioannis" w:date="2016-07-25T12:43:00Z"/>
        </w:rPr>
      </w:pPr>
      <w:del w:id="404" w:author="Makaronas Ioannis" w:date="2016-07-25T12:43:00Z">
        <w:r w:rsidDel="00A0119F">
          <w:delText xml:space="preserve">Το συγκεκριμένο </w:delText>
        </w:r>
        <w:r w:rsidDel="00A0119F">
          <w:rPr>
            <w:lang w:val="en-US"/>
          </w:rPr>
          <w:delText>script</w:delText>
        </w:r>
        <w:r w:rsidRPr="00EF69F7" w:rsidDel="00A0119F">
          <w:delText xml:space="preserve"> </w:delText>
        </w:r>
        <w:r w:rsidDel="00A0119F">
          <w:delText xml:space="preserve">περιέχει εντολές </w:delText>
        </w:r>
        <w:r w:rsidDel="00A0119F">
          <w:rPr>
            <w:lang w:val="en-US"/>
          </w:rPr>
          <w:delText>vbscript</w:delText>
        </w:r>
        <w:r w:rsidRPr="00EF69F7" w:rsidDel="00A0119F">
          <w:delText xml:space="preserve"> </w:delText>
        </w:r>
        <w:r w:rsidDel="00A0119F">
          <w:delText>και δίνεται η δυνατότητα στο χρήστη :</w:delText>
        </w:r>
      </w:del>
    </w:p>
    <w:p w:rsidR="00A60965" w:rsidDel="00A0119F" w:rsidRDefault="00A60965" w:rsidP="003602BB">
      <w:pPr>
        <w:rPr>
          <w:del w:id="405" w:author="Makaronas Ioannis" w:date="2016-07-25T12:43:00Z"/>
        </w:rPr>
      </w:pPr>
    </w:p>
    <w:p w:rsidR="00EF69F7" w:rsidRPr="00C304C2" w:rsidDel="00A0119F" w:rsidRDefault="00EF69F7" w:rsidP="003602BB">
      <w:pPr>
        <w:rPr>
          <w:del w:id="406" w:author="Makaronas Ioannis" w:date="2016-07-25T12:43:00Z"/>
        </w:rPr>
      </w:pPr>
      <w:del w:id="407" w:author="Makaronas Ioannis" w:date="2016-07-25T12:43:00Z">
        <w:r w:rsidDel="00A0119F">
          <w:delText>α) να εκτελέσει το ίδιο</w:delText>
        </w:r>
        <w:r w:rsidRPr="00EF69F7" w:rsidDel="00A0119F">
          <w:delText xml:space="preserve"> </w:delText>
        </w:r>
        <w:r w:rsidDel="00A0119F">
          <w:rPr>
            <w:lang w:val="en-US"/>
          </w:rPr>
          <w:delText>script</w:delText>
        </w:r>
        <w:r w:rsidRPr="00EF69F7" w:rsidDel="00A0119F">
          <w:delText xml:space="preserve"> </w:delText>
        </w:r>
        <w:r w:rsidDel="00A0119F">
          <w:delText>για διαφορετικού τύπου μηχανήματα (</w:delText>
        </w:r>
        <w:r w:rsidDel="00A0119F">
          <w:rPr>
            <w:lang w:val="en-US"/>
          </w:rPr>
          <w:delText>APS</w:delText>
        </w:r>
        <w:r w:rsidRPr="00EF69F7" w:rsidDel="00A0119F">
          <w:delText>/</w:delText>
        </w:r>
        <w:r w:rsidDel="00A0119F">
          <w:rPr>
            <w:lang w:val="en-US"/>
          </w:rPr>
          <w:delText>PPU</w:delText>
        </w:r>
        <w:r w:rsidDel="00A0119F">
          <w:delText xml:space="preserve">) ορίζοντάς το </w:delText>
        </w:r>
        <w:r w:rsidR="00A60965" w:rsidDel="00A0119F">
          <w:delText xml:space="preserve">στην αρχή του </w:delText>
        </w:r>
        <w:r w:rsidDel="00A0119F">
          <w:rPr>
            <w:lang w:val="en-US"/>
          </w:rPr>
          <w:delText>vbscript</w:delText>
        </w:r>
      </w:del>
    </w:p>
    <w:p w:rsidR="00A60965" w:rsidRPr="00EF69F7" w:rsidDel="00A0119F" w:rsidRDefault="00A60965" w:rsidP="003602BB">
      <w:pPr>
        <w:rPr>
          <w:del w:id="408" w:author="Makaronas Ioannis" w:date="2016-07-25T12:43:00Z"/>
        </w:rPr>
      </w:pPr>
    </w:p>
    <w:p w:rsidR="00EF69F7" w:rsidDel="00A0119F" w:rsidRDefault="00EF69F7" w:rsidP="003602BB">
      <w:pPr>
        <w:rPr>
          <w:del w:id="409" w:author="Makaronas Ioannis" w:date="2016-07-25T12:43:00Z"/>
        </w:rPr>
      </w:pPr>
      <w:del w:id="410" w:author="Makaronas Ioannis" w:date="2016-07-25T12:43:00Z">
        <w:r w:rsidDel="00A0119F">
          <w:delText xml:space="preserve">β) </w:delText>
        </w:r>
        <w:r w:rsidR="00A60965" w:rsidDel="00A0119F">
          <w:delText xml:space="preserve">να </w:delText>
        </w:r>
        <w:r w:rsidDel="00A0119F">
          <w:delText xml:space="preserve">καταγράψει καθ’ όλη τη διάρκεια της διαδικασίας τα βήματα που εκτελούνται σε </w:delText>
        </w:r>
        <w:r w:rsidDel="00A0119F">
          <w:rPr>
            <w:lang w:val="en-US"/>
          </w:rPr>
          <w:delText>log</w:delText>
        </w:r>
        <w:r w:rsidRPr="00EF69F7" w:rsidDel="00A0119F">
          <w:delText xml:space="preserve"> </w:delText>
        </w:r>
        <w:r w:rsidDel="00A0119F">
          <w:delText xml:space="preserve">αρχείο (εφόσον οριστεί στο </w:delText>
        </w:r>
        <w:r w:rsidDel="00A0119F">
          <w:rPr>
            <w:lang w:val="en-US"/>
          </w:rPr>
          <w:delText>vbscript</w:delText>
        </w:r>
        <w:r w:rsidDel="00A0119F">
          <w:delText xml:space="preserve">) </w:delText>
        </w:r>
        <w:r w:rsidRPr="00EF69F7" w:rsidDel="00A0119F">
          <w:delText xml:space="preserve">. </w:delText>
        </w:r>
        <w:r w:rsidDel="00A0119F">
          <w:delText xml:space="preserve">Το </w:delText>
        </w:r>
        <w:r w:rsidDel="00A0119F">
          <w:rPr>
            <w:lang w:val="en-US"/>
          </w:rPr>
          <w:delText>log</w:delText>
        </w:r>
        <w:r w:rsidDel="00A0119F">
          <w:delText xml:space="preserve"> αρχείο αποθηκεύεται στο φάκελο</w:delText>
        </w:r>
        <w:r w:rsidRPr="00EF69F7" w:rsidDel="00A0119F">
          <w:delText xml:space="preserve"> </w:delText>
        </w:r>
        <w:r w:rsidDel="00A0119F">
          <w:rPr>
            <w:lang w:val="en-US"/>
          </w:rPr>
          <w:delText>C</w:delText>
        </w:r>
        <w:r w:rsidRPr="00EF69F7" w:rsidDel="00A0119F">
          <w:delText>:\</w:delText>
        </w:r>
        <w:r w:rsidDel="00A0119F">
          <w:rPr>
            <w:lang w:val="en-US"/>
          </w:rPr>
          <w:delText>temp</w:delText>
        </w:r>
        <w:r w:rsidRPr="00EF69F7" w:rsidDel="00A0119F">
          <w:delText xml:space="preserve"> </w:delText>
        </w:r>
        <w:r w:rsidDel="00A0119F">
          <w:delText>του μηχανήματος, ο οποίος φάκελος δημιουργείται σε περίπτωση που δεν υπάρχει</w:delText>
        </w:r>
        <w:r w:rsidR="00A60965" w:rsidDel="00A0119F">
          <w:delText xml:space="preserve"> και έχει όνομα της μορφής </w:delText>
        </w:r>
        <w:r w:rsidR="00A60965" w:rsidRPr="00A60965" w:rsidDel="00A0119F">
          <w:rPr>
            <w:b/>
          </w:rPr>
          <w:delText>logscript</w:delText>
        </w:r>
        <w:r w:rsidR="00A60965" w:rsidDel="00A0119F">
          <w:delText>&lt;ΗΜΕΡΟΜΗΝΙΑΩΡΑ&gt;</w:delText>
        </w:r>
        <w:r w:rsidR="00A60965" w:rsidRPr="00A60965" w:rsidDel="00A0119F">
          <w:rPr>
            <w:b/>
          </w:rPr>
          <w:delText>.txt</w:delText>
        </w:r>
        <w:r w:rsidR="00A60965" w:rsidDel="00A0119F">
          <w:delText xml:space="preserve">  π.χ. </w:delText>
        </w:r>
        <w:r w:rsidR="00A60965" w:rsidRPr="00A60965" w:rsidDel="00A0119F">
          <w:delText>logscript201672094851.txt</w:delText>
        </w:r>
      </w:del>
    </w:p>
    <w:p w:rsidR="00A60965" w:rsidDel="00A0119F" w:rsidRDefault="00A60965" w:rsidP="003602BB">
      <w:pPr>
        <w:rPr>
          <w:del w:id="411" w:author="Makaronas Ioannis" w:date="2016-07-25T12:43:00Z"/>
        </w:rPr>
      </w:pPr>
    </w:p>
    <w:p w:rsidR="0064654A" w:rsidRDefault="00EF69F7" w:rsidP="003602BB">
      <w:del w:id="412" w:author="Makaronas Ioannis" w:date="2016-07-25T12:43:00Z">
        <w:r w:rsidDel="00A0119F">
          <w:delText xml:space="preserve">γ) </w:delText>
        </w:r>
        <w:r w:rsidR="00A60965" w:rsidDel="00A0119F">
          <w:delText>να ε</w:delText>
        </w:r>
        <w:r w:rsidDel="00A0119F">
          <w:delText xml:space="preserve">πανεκκινήσει το μηχάνημα (εφόσον οριστεί στο </w:delText>
        </w:r>
        <w:r w:rsidDel="00A0119F">
          <w:rPr>
            <w:lang w:val="en-US"/>
          </w:rPr>
          <w:delText>vbscript</w:delText>
        </w:r>
        <w:r w:rsidDel="00A0119F">
          <w:delText>)</w:delText>
        </w:r>
      </w:del>
      <w:del w:id="413" w:author="Makaronas Ioannis" w:date="2016-07-25T12:44:00Z">
        <w:r w:rsidR="00A60965" w:rsidDel="00A0119F">
          <w:delText>.</w:delText>
        </w:r>
      </w:del>
    </w:p>
    <w:p w:rsidR="00EF69F7" w:rsidRPr="00EF69F7" w:rsidDel="001E74ED" w:rsidRDefault="00EF69F7" w:rsidP="003602BB">
      <w:pPr>
        <w:rPr>
          <w:del w:id="414" w:author="Makaronas Ioannis" w:date="2017-10-03T11:35:00Z"/>
        </w:rPr>
      </w:pPr>
    </w:p>
    <w:p w:rsidR="003602BB" w:rsidRPr="00EF69F7" w:rsidRDefault="003602BB" w:rsidP="001E74ED">
      <w:pPr>
        <w:pPrChange w:id="415" w:author="Makaronas Ioannis" w:date="2017-10-03T11:35:00Z">
          <w:pPr/>
        </w:pPrChange>
      </w:pPr>
    </w:p>
    <w:sectPr w:rsidR="003602BB" w:rsidRPr="00EF69F7" w:rsidSect="00BA6006">
      <w:headerReference w:type="default" r:id="rId23"/>
      <w:footerReference w:type="default" r:id="rId24"/>
      <w:headerReference w:type="first" r:id="rId25"/>
      <w:pgSz w:w="11907" w:h="16839" w:code="9"/>
      <w:pgMar w:top="2041" w:right="1134" w:bottom="96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6FB0" w:rsidRDefault="00946FB0">
      <w:pPr>
        <w:spacing w:line="240" w:lineRule="auto"/>
      </w:pPr>
      <w:r>
        <w:separator/>
      </w:r>
    </w:p>
  </w:endnote>
  <w:endnote w:type="continuationSeparator" w:id="0">
    <w:p w:rsidR="00946FB0" w:rsidRDefault="00946F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arlito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7AB" w:rsidRPr="00370477" w:rsidRDefault="008E27AB" w:rsidP="00BA6006">
    <w:pPr>
      <w:pStyle w:val="Footer"/>
      <w:pBdr>
        <w:top w:val="single" w:sz="4" w:space="1" w:color="7F7F7F" w:themeColor="text1" w:themeTint="80"/>
      </w:pBdr>
      <w:rPr>
        <w:noProof/>
        <w:sz w:val="16"/>
        <w:lang w:val="en-US"/>
      </w:rPr>
    </w:pPr>
    <w:r w:rsidRPr="00370477">
      <w:rPr>
        <w:noProof/>
        <w:sz w:val="16"/>
        <w:lang w:val="en-US"/>
      </w:rPr>
      <w:tab/>
    </w:r>
    <w:r w:rsidRPr="00370477">
      <w:rPr>
        <w:noProof/>
        <w:sz w:val="16"/>
        <w:lang w:val="en-US"/>
      </w:rPr>
      <w:tab/>
      <w:t xml:space="preserve">Page: </w:t>
    </w:r>
    <w:r w:rsidRPr="008321EF">
      <w:rPr>
        <w:noProof/>
        <w:sz w:val="16"/>
      </w:rPr>
      <w:fldChar w:fldCharType="begin"/>
    </w:r>
    <w:r w:rsidRPr="00370477">
      <w:rPr>
        <w:noProof/>
        <w:sz w:val="16"/>
        <w:lang w:val="en-US"/>
      </w:rPr>
      <w:instrText xml:space="preserve"> PAGE   \* MERGEFORMAT </w:instrText>
    </w:r>
    <w:r w:rsidRPr="008321EF">
      <w:rPr>
        <w:noProof/>
        <w:sz w:val="16"/>
      </w:rPr>
      <w:fldChar w:fldCharType="separate"/>
    </w:r>
    <w:r w:rsidR="00722FD4">
      <w:rPr>
        <w:noProof/>
        <w:sz w:val="16"/>
        <w:lang w:val="en-US"/>
      </w:rPr>
      <w:t>12</w:t>
    </w:r>
    <w:r w:rsidRPr="008321EF">
      <w:rPr>
        <w:noProof/>
        <w:sz w:val="16"/>
      </w:rPr>
      <w:fldChar w:fldCharType="end"/>
    </w:r>
    <w:r w:rsidRPr="00370477">
      <w:rPr>
        <w:noProof/>
        <w:sz w:val="16"/>
        <w:lang w:val="en-US"/>
      </w:rPr>
      <w:t xml:space="preserve"> of </w:t>
    </w:r>
    <w:r w:rsidRPr="008321EF">
      <w:rPr>
        <w:noProof/>
        <w:sz w:val="16"/>
      </w:rPr>
      <w:fldChar w:fldCharType="begin"/>
    </w:r>
    <w:r w:rsidRPr="00370477">
      <w:rPr>
        <w:noProof/>
        <w:sz w:val="16"/>
        <w:lang w:val="en-US"/>
      </w:rPr>
      <w:instrText xml:space="preserve"> NUMPAGES  \* Arabic  \* MERGEFORMAT </w:instrText>
    </w:r>
    <w:r w:rsidRPr="008321EF">
      <w:rPr>
        <w:noProof/>
        <w:sz w:val="16"/>
      </w:rPr>
      <w:fldChar w:fldCharType="separate"/>
    </w:r>
    <w:r w:rsidR="00722FD4">
      <w:rPr>
        <w:noProof/>
        <w:sz w:val="16"/>
        <w:lang w:val="en-US"/>
      </w:rPr>
      <w:t>13</w:t>
    </w:r>
    <w:r w:rsidRPr="008321EF">
      <w:rPr>
        <w:noProof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6FB0" w:rsidRDefault="00946FB0">
      <w:pPr>
        <w:spacing w:line="240" w:lineRule="auto"/>
      </w:pPr>
      <w:r>
        <w:separator/>
      </w:r>
    </w:p>
  </w:footnote>
  <w:footnote w:type="continuationSeparator" w:id="0">
    <w:p w:rsidR="00946FB0" w:rsidRDefault="00946F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7AB" w:rsidRDefault="008E27AB" w:rsidP="00BA6006">
    <w:pPr>
      <w:pStyle w:val="Header"/>
    </w:pPr>
    <w:r w:rsidRPr="00E87985">
      <w:rPr>
        <w:noProof/>
        <w:lang w:eastAsia="el-GR"/>
      </w:rPr>
      <w:drawing>
        <wp:anchor distT="0" distB="0" distL="114300" distR="114300" simplePos="0" relativeHeight="251659264" behindDoc="0" locked="0" layoutInCell="1" allowOverlap="1" wp14:anchorId="0EFA7195" wp14:editId="38E419A0">
          <wp:simplePos x="0" y="0"/>
          <wp:positionH relativeFrom="column">
            <wp:posOffset>-348615</wp:posOffset>
          </wp:positionH>
          <wp:positionV relativeFrom="paragraph">
            <wp:posOffset>-255270</wp:posOffset>
          </wp:positionV>
          <wp:extent cx="6819900" cy="1133475"/>
          <wp:effectExtent l="0" t="0" r="0" b="9525"/>
          <wp:wrapNone/>
          <wp:docPr id="32" name="Picture 32" descr="A4_02_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A4_02_header"/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b="10000"/>
                  <a:stretch/>
                </pic:blipFill>
                <pic:spPr bwMode="auto">
                  <a:xfrm>
                    <a:off x="0" y="0"/>
                    <a:ext cx="6819900" cy="11334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7AB" w:rsidRDefault="008E27AB" w:rsidP="00BA6006">
    <w:pPr>
      <w:pStyle w:val="Header"/>
    </w:pPr>
    <w:r w:rsidRPr="00E87985">
      <w:rPr>
        <w:noProof/>
        <w:lang w:eastAsia="el-GR"/>
      </w:rPr>
      <w:drawing>
        <wp:anchor distT="0" distB="0" distL="114300" distR="114300" simplePos="0" relativeHeight="251660288" behindDoc="0" locked="0" layoutInCell="1" allowOverlap="1" wp14:anchorId="56C25F3B" wp14:editId="79CC45CD">
          <wp:simplePos x="0" y="0"/>
          <wp:positionH relativeFrom="column">
            <wp:posOffset>-337832</wp:posOffset>
          </wp:positionH>
          <wp:positionV relativeFrom="paragraph">
            <wp:posOffset>3408045</wp:posOffset>
          </wp:positionV>
          <wp:extent cx="6932942" cy="1200150"/>
          <wp:effectExtent l="0" t="0" r="1270" b="0"/>
          <wp:wrapNone/>
          <wp:docPr id="5" name="Picture 5" descr="A4_02_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A4_02_header"/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b="10000"/>
                  <a:stretch/>
                </pic:blipFill>
                <pic:spPr bwMode="auto">
                  <a:xfrm>
                    <a:off x="0" y="0"/>
                    <a:ext cx="6932942" cy="12001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DB3B3F69"/>
    <w:multiLevelType w:val="hybridMultilevel"/>
    <w:tmpl w:val="EE37E76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DBD4441"/>
    <w:multiLevelType w:val="hybridMultilevel"/>
    <w:tmpl w:val="C9E9984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1A05B2"/>
    <w:multiLevelType w:val="hybridMultilevel"/>
    <w:tmpl w:val="783E630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1A11A69"/>
    <w:multiLevelType w:val="hybridMultilevel"/>
    <w:tmpl w:val="B08678C8"/>
    <w:lvl w:ilvl="0" w:tplc="0408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03481D68"/>
    <w:multiLevelType w:val="hybridMultilevel"/>
    <w:tmpl w:val="C3D08198"/>
    <w:lvl w:ilvl="0" w:tplc="0408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038072B0"/>
    <w:multiLevelType w:val="hybridMultilevel"/>
    <w:tmpl w:val="430A60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1244E0"/>
    <w:multiLevelType w:val="hybridMultilevel"/>
    <w:tmpl w:val="B35415FA"/>
    <w:lvl w:ilvl="0" w:tplc="0408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09814689"/>
    <w:multiLevelType w:val="hybridMultilevel"/>
    <w:tmpl w:val="8058350C"/>
    <w:lvl w:ilvl="0" w:tplc="98940DE6">
      <w:start w:val="1"/>
      <w:numFmt w:val="bullet"/>
      <w:pStyle w:val="Actions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E5138"/>
    <w:multiLevelType w:val="hybridMultilevel"/>
    <w:tmpl w:val="464C35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934CBB"/>
    <w:multiLevelType w:val="hybridMultilevel"/>
    <w:tmpl w:val="E208D9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7B1F39"/>
    <w:multiLevelType w:val="hybridMultilevel"/>
    <w:tmpl w:val="6C07BC0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12E50AAB"/>
    <w:multiLevelType w:val="hybridMultilevel"/>
    <w:tmpl w:val="EB5830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012BAF"/>
    <w:multiLevelType w:val="hybridMultilevel"/>
    <w:tmpl w:val="4AA2BBE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1C342C"/>
    <w:multiLevelType w:val="hybridMultilevel"/>
    <w:tmpl w:val="9174A8F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73A1A"/>
    <w:multiLevelType w:val="hybridMultilevel"/>
    <w:tmpl w:val="808052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A97332"/>
    <w:multiLevelType w:val="hybridMultilevel"/>
    <w:tmpl w:val="3DC6491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CD4BF9"/>
    <w:multiLevelType w:val="hybridMultilevel"/>
    <w:tmpl w:val="A7E44DB4"/>
    <w:lvl w:ilvl="0" w:tplc="0408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2A4425AA"/>
    <w:multiLevelType w:val="hybridMultilevel"/>
    <w:tmpl w:val="6E948F2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74355B"/>
    <w:multiLevelType w:val="hybridMultilevel"/>
    <w:tmpl w:val="906C275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F0F0539"/>
    <w:multiLevelType w:val="hybridMultilevel"/>
    <w:tmpl w:val="DFEAD564"/>
    <w:lvl w:ilvl="0" w:tplc="EFE84D32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F4769EB"/>
    <w:multiLevelType w:val="hybridMultilevel"/>
    <w:tmpl w:val="3946BF2A"/>
    <w:lvl w:ilvl="0" w:tplc="040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47810B4"/>
    <w:multiLevelType w:val="hybridMultilevel"/>
    <w:tmpl w:val="782E1828"/>
    <w:lvl w:ilvl="0" w:tplc="2F20285A">
      <w:start w:val="1"/>
      <w:numFmt w:val="decimalZero"/>
      <w:pStyle w:val="Heading4"/>
      <w:lvlText w:val="%1 |"/>
      <w:lvlJc w:val="left"/>
      <w:pPr>
        <w:ind w:left="720" w:hanging="360"/>
      </w:pPr>
      <w:rPr>
        <w:rFonts w:hint="default"/>
        <w:color w:val="FF000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E202BF"/>
    <w:multiLevelType w:val="hybridMultilevel"/>
    <w:tmpl w:val="F6129070"/>
    <w:lvl w:ilvl="0" w:tplc="0408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3CE73750"/>
    <w:multiLevelType w:val="hybridMultilevel"/>
    <w:tmpl w:val="FF12EA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957858"/>
    <w:multiLevelType w:val="hybridMultilevel"/>
    <w:tmpl w:val="221841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7154CD"/>
    <w:multiLevelType w:val="hybridMultilevel"/>
    <w:tmpl w:val="F7CC17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7554F3"/>
    <w:multiLevelType w:val="hybridMultilevel"/>
    <w:tmpl w:val="0686884A"/>
    <w:lvl w:ilvl="0" w:tplc="04080001">
      <w:start w:val="1"/>
      <w:numFmt w:val="bullet"/>
      <w:lvlText w:val=""/>
      <w:lvlJc w:val="left"/>
      <w:pPr>
        <w:ind w:left="132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27" w15:restartNumberingAfterBreak="0">
    <w:nsid w:val="4DDB157C"/>
    <w:multiLevelType w:val="hybridMultilevel"/>
    <w:tmpl w:val="9B4C2A68"/>
    <w:lvl w:ilvl="0" w:tplc="4C8ABE46">
      <w:start w:val="1"/>
      <w:numFmt w:val="lowerRoman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677A9A"/>
    <w:multiLevelType w:val="hybridMultilevel"/>
    <w:tmpl w:val="71229B0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DF48D6"/>
    <w:multiLevelType w:val="hybridMultilevel"/>
    <w:tmpl w:val="359ACC74"/>
    <w:lvl w:ilvl="0" w:tplc="3C90D0FA">
      <w:start w:val="1"/>
      <w:numFmt w:val="bullet"/>
      <w:pStyle w:val="Cause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481B04"/>
    <w:multiLevelType w:val="multilevel"/>
    <w:tmpl w:val="12FCB9B8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BulletwithNo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59391CD9"/>
    <w:multiLevelType w:val="hybridMultilevel"/>
    <w:tmpl w:val="EE1681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405F42"/>
    <w:multiLevelType w:val="hybridMultilevel"/>
    <w:tmpl w:val="7D38330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27F66DA"/>
    <w:multiLevelType w:val="hybridMultilevel"/>
    <w:tmpl w:val="FC46C6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7A56FB"/>
    <w:multiLevelType w:val="hybridMultilevel"/>
    <w:tmpl w:val="652474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719CC"/>
    <w:multiLevelType w:val="hybridMultilevel"/>
    <w:tmpl w:val="A0E648C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9C6504"/>
    <w:multiLevelType w:val="hybridMultilevel"/>
    <w:tmpl w:val="1868C0E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0BD4958"/>
    <w:multiLevelType w:val="hybridMultilevel"/>
    <w:tmpl w:val="FEA8227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C1DAC"/>
    <w:multiLevelType w:val="hybridMultilevel"/>
    <w:tmpl w:val="A6EC404E"/>
    <w:lvl w:ilvl="0" w:tplc="0408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9" w15:restartNumberingAfterBreak="0">
    <w:nsid w:val="72AB5AEF"/>
    <w:multiLevelType w:val="hybridMultilevel"/>
    <w:tmpl w:val="7F4CF3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7"/>
  </w:num>
  <w:num w:numId="4">
    <w:abstractNumId w:val="30"/>
  </w:num>
  <w:num w:numId="5">
    <w:abstractNumId w:val="34"/>
  </w:num>
  <w:num w:numId="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2"/>
  </w:num>
  <w:num w:numId="8">
    <w:abstractNumId w:val="38"/>
  </w:num>
  <w:num w:numId="9">
    <w:abstractNumId w:val="6"/>
  </w:num>
  <w:num w:numId="10">
    <w:abstractNumId w:val="21"/>
    <w:lvlOverride w:ilvl="0">
      <w:startOverride w:val="1"/>
    </w:lvlOverride>
  </w:num>
  <w:num w:numId="11">
    <w:abstractNumId w:val="36"/>
  </w:num>
  <w:num w:numId="12">
    <w:abstractNumId w:val="9"/>
  </w:num>
  <w:num w:numId="13">
    <w:abstractNumId w:val="32"/>
  </w:num>
  <w:num w:numId="14">
    <w:abstractNumId w:val="20"/>
  </w:num>
  <w:num w:numId="15">
    <w:abstractNumId w:val="16"/>
  </w:num>
  <w:num w:numId="16">
    <w:abstractNumId w:val="15"/>
  </w:num>
  <w:num w:numId="17">
    <w:abstractNumId w:val="18"/>
  </w:num>
  <w:num w:numId="18">
    <w:abstractNumId w:val="21"/>
    <w:lvlOverride w:ilvl="0">
      <w:startOverride w:val="1"/>
    </w:lvlOverride>
  </w:num>
  <w:num w:numId="19">
    <w:abstractNumId w:val="5"/>
  </w:num>
  <w:num w:numId="20">
    <w:abstractNumId w:val="2"/>
  </w:num>
  <w:num w:numId="21">
    <w:abstractNumId w:val="21"/>
    <w:lvlOverride w:ilvl="0">
      <w:startOverride w:val="1"/>
    </w:lvlOverride>
  </w:num>
  <w:num w:numId="22">
    <w:abstractNumId w:val="8"/>
  </w:num>
  <w:num w:numId="23">
    <w:abstractNumId w:val="1"/>
  </w:num>
  <w:num w:numId="24">
    <w:abstractNumId w:val="0"/>
  </w:num>
  <w:num w:numId="25">
    <w:abstractNumId w:val="10"/>
  </w:num>
  <w:num w:numId="26">
    <w:abstractNumId w:val="14"/>
  </w:num>
  <w:num w:numId="27">
    <w:abstractNumId w:val="11"/>
  </w:num>
  <w:num w:numId="28">
    <w:abstractNumId w:val="28"/>
  </w:num>
  <w:num w:numId="29">
    <w:abstractNumId w:val="37"/>
  </w:num>
  <w:num w:numId="30">
    <w:abstractNumId w:val="24"/>
  </w:num>
  <w:num w:numId="31">
    <w:abstractNumId w:val="35"/>
  </w:num>
  <w:num w:numId="32">
    <w:abstractNumId w:val="31"/>
  </w:num>
  <w:num w:numId="33">
    <w:abstractNumId w:val="25"/>
  </w:num>
  <w:num w:numId="34">
    <w:abstractNumId w:val="26"/>
  </w:num>
  <w:num w:numId="35">
    <w:abstractNumId w:val="4"/>
  </w:num>
  <w:num w:numId="36">
    <w:abstractNumId w:val="17"/>
  </w:num>
  <w:num w:numId="37">
    <w:abstractNumId w:val="3"/>
  </w:num>
  <w:num w:numId="38">
    <w:abstractNumId w:val="13"/>
  </w:num>
  <w:num w:numId="39">
    <w:abstractNumId w:val="23"/>
  </w:num>
  <w:num w:numId="40">
    <w:abstractNumId w:val="39"/>
  </w:num>
  <w:num w:numId="41">
    <w:abstractNumId w:val="33"/>
  </w:num>
  <w:num w:numId="42">
    <w:abstractNumId w:val="12"/>
  </w:num>
  <w:num w:numId="43">
    <w:abstractNumId w:val="19"/>
  </w:num>
  <w:num w:numId="44">
    <w:abstractNumId w:val="27"/>
  </w:num>
  <w:numIdMacAtCleanup w:val="1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karonas Ioannis">
    <w15:presenceInfo w15:providerId="AD" w15:userId="S-1-5-21-476521450-432242655-621696214-172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477"/>
    <w:rsid w:val="000331CF"/>
    <w:rsid w:val="00042247"/>
    <w:rsid w:val="00046EDB"/>
    <w:rsid w:val="000500B2"/>
    <w:rsid w:val="00060576"/>
    <w:rsid w:val="000656FF"/>
    <w:rsid w:val="00066AEB"/>
    <w:rsid w:val="0007133F"/>
    <w:rsid w:val="0007264C"/>
    <w:rsid w:val="000940A9"/>
    <w:rsid w:val="000B7C12"/>
    <w:rsid w:val="000C3780"/>
    <w:rsid w:val="000D530D"/>
    <w:rsid w:val="000E3071"/>
    <w:rsid w:val="00117A77"/>
    <w:rsid w:val="00126B2D"/>
    <w:rsid w:val="00147833"/>
    <w:rsid w:val="00155875"/>
    <w:rsid w:val="0016490E"/>
    <w:rsid w:val="00182FF3"/>
    <w:rsid w:val="00193AF5"/>
    <w:rsid w:val="001A1A45"/>
    <w:rsid w:val="001A7E0D"/>
    <w:rsid w:val="001B02C1"/>
    <w:rsid w:val="001B08B2"/>
    <w:rsid w:val="001C0BBF"/>
    <w:rsid w:val="001C3D52"/>
    <w:rsid w:val="001C5C2F"/>
    <w:rsid w:val="001E5968"/>
    <w:rsid w:val="001E74ED"/>
    <w:rsid w:val="001F5EF4"/>
    <w:rsid w:val="001F7E54"/>
    <w:rsid w:val="0020193F"/>
    <w:rsid w:val="0021109E"/>
    <w:rsid w:val="0021166B"/>
    <w:rsid w:val="00225541"/>
    <w:rsid w:val="0023374F"/>
    <w:rsid w:val="00233BDD"/>
    <w:rsid w:val="00242177"/>
    <w:rsid w:val="00246365"/>
    <w:rsid w:val="00253067"/>
    <w:rsid w:val="00256187"/>
    <w:rsid w:val="002605FA"/>
    <w:rsid w:val="00261333"/>
    <w:rsid w:val="00267094"/>
    <w:rsid w:val="00282602"/>
    <w:rsid w:val="002837FD"/>
    <w:rsid w:val="00294419"/>
    <w:rsid w:val="00294EEC"/>
    <w:rsid w:val="002A2C71"/>
    <w:rsid w:val="002B7986"/>
    <w:rsid w:val="002E49CD"/>
    <w:rsid w:val="002E620B"/>
    <w:rsid w:val="00301D90"/>
    <w:rsid w:val="003060EE"/>
    <w:rsid w:val="003078C6"/>
    <w:rsid w:val="003135AD"/>
    <w:rsid w:val="003312CF"/>
    <w:rsid w:val="00335E56"/>
    <w:rsid w:val="00353C46"/>
    <w:rsid w:val="003602BB"/>
    <w:rsid w:val="00370477"/>
    <w:rsid w:val="0037135B"/>
    <w:rsid w:val="00396288"/>
    <w:rsid w:val="003A56E1"/>
    <w:rsid w:val="003A60A7"/>
    <w:rsid w:val="003A6808"/>
    <w:rsid w:val="003A7F26"/>
    <w:rsid w:val="003B1A7A"/>
    <w:rsid w:val="003B287E"/>
    <w:rsid w:val="003C5996"/>
    <w:rsid w:val="003D2FFF"/>
    <w:rsid w:val="003E5E40"/>
    <w:rsid w:val="003F2BD0"/>
    <w:rsid w:val="003F63BE"/>
    <w:rsid w:val="0040336D"/>
    <w:rsid w:val="00403DF1"/>
    <w:rsid w:val="004117C8"/>
    <w:rsid w:val="004136B0"/>
    <w:rsid w:val="00414403"/>
    <w:rsid w:val="00436CB1"/>
    <w:rsid w:val="0044770A"/>
    <w:rsid w:val="004502F9"/>
    <w:rsid w:val="004508F3"/>
    <w:rsid w:val="00471CB0"/>
    <w:rsid w:val="00474661"/>
    <w:rsid w:val="00477517"/>
    <w:rsid w:val="00492EB0"/>
    <w:rsid w:val="004958A7"/>
    <w:rsid w:val="004A29F2"/>
    <w:rsid w:val="004A4304"/>
    <w:rsid w:val="004A4551"/>
    <w:rsid w:val="004A4BFD"/>
    <w:rsid w:val="004A4FC1"/>
    <w:rsid w:val="004C1093"/>
    <w:rsid w:val="004D1A65"/>
    <w:rsid w:val="004D1D36"/>
    <w:rsid w:val="004D242A"/>
    <w:rsid w:val="004D4FBB"/>
    <w:rsid w:val="004D69D0"/>
    <w:rsid w:val="004E1687"/>
    <w:rsid w:val="004F6FCA"/>
    <w:rsid w:val="00501D4D"/>
    <w:rsid w:val="00511B1A"/>
    <w:rsid w:val="00517602"/>
    <w:rsid w:val="00525C61"/>
    <w:rsid w:val="00541687"/>
    <w:rsid w:val="005514F1"/>
    <w:rsid w:val="00564949"/>
    <w:rsid w:val="005728A5"/>
    <w:rsid w:val="00597FCF"/>
    <w:rsid w:val="005A3C19"/>
    <w:rsid w:val="005B43C6"/>
    <w:rsid w:val="005B5859"/>
    <w:rsid w:val="005D0D18"/>
    <w:rsid w:val="005D3A16"/>
    <w:rsid w:val="005D5F05"/>
    <w:rsid w:val="005F00A3"/>
    <w:rsid w:val="006150F5"/>
    <w:rsid w:val="0062331D"/>
    <w:rsid w:val="006341E7"/>
    <w:rsid w:val="00643F69"/>
    <w:rsid w:val="00645F48"/>
    <w:rsid w:val="0064654A"/>
    <w:rsid w:val="00654F2D"/>
    <w:rsid w:val="00673A2D"/>
    <w:rsid w:val="0067701C"/>
    <w:rsid w:val="006A0696"/>
    <w:rsid w:val="006B249C"/>
    <w:rsid w:val="006B28C9"/>
    <w:rsid w:val="006B6058"/>
    <w:rsid w:val="006C1FD4"/>
    <w:rsid w:val="006C6BE6"/>
    <w:rsid w:val="006C6EC8"/>
    <w:rsid w:val="006D472C"/>
    <w:rsid w:val="006E7374"/>
    <w:rsid w:val="006F5AD9"/>
    <w:rsid w:val="006F7219"/>
    <w:rsid w:val="00716B7A"/>
    <w:rsid w:val="00721970"/>
    <w:rsid w:val="00722BCD"/>
    <w:rsid w:val="00722FD4"/>
    <w:rsid w:val="00725BE5"/>
    <w:rsid w:val="00736453"/>
    <w:rsid w:val="00736E7F"/>
    <w:rsid w:val="0075055B"/>
    <w:rsid w:val="0077119E"/>
    <w:rsid w:val="00783B9D"/>
    <w:rsid w:val="0078464F"/>
    <w:rsid w:val="00793519"/>
    <w:rsid w:val="00794FE9"/>
    <w:rsid w:val="007B0E1F"/>
    <w:rsid w:val="007B7A0C"/>
    <w:rsid w:val="007D3234"/>
    <w:rsid w:val="007D6518"/>
    <w:rsid w:val="007E2245"/>
    <w:rsid w:val="007E5D3C"/>
    <w:rsid w:val="00803921"/>
    <w:rsid w:val="008065B9"/>
    <w:rsid w:val="008105CA"/>
    <w:rsid w:val="008151CA"/>
    <w:rsid w:val="008249CB"/>
    <w:rsid w:val="008249F9"/>
    <w:rsid w:val="008302F7"/>
    <w:rsid w:val="0085153B"/>
    <w:rsid w:val="00855A7E"/>
    <w:rsid w:val="008700C1"/>
    <w:rsid w:val="00876216"/>
    <w:rsid w:val="00883311"/>
    <w:rsid w:val="008851FA"/>
    <w:rsid w:val="00893CBC"/>
    <w:rsid w:val="008A004B"/>
    <w:rsid w:val="008A030E"/>
    <w:rsid w:val="008A2799"/>
    <w:rsid w:val="008B3E9F"/>
    <w:rsid w:val="008B424D"/>
    <w:rsid w:val="008C2A6E"/>
    <w:rsid w:val="008D0FC5"/>
    <w:rsid w:val="008D434F"/>
    <w:rsid w:val="008E27AB"/>
    <w:rsid w:val="008E48BE"/>
    <w:rsid w:val="008F0199"/>
    <w:rsid w:val="0091287E"/>
    <w:rsid w:val="00912B3F"/>
    <w:rsid w:val="00921953"/>
    <w:rsid w:val="00926D5B"/>
    <w:rsid w:val="00927264"/>
    <w:rsid w:val="009408B6"/>
    <w:rsid w:val="00946FB0"/>
    <w:rsid w:val="0094784B"/>
    <w:rsid w:val="009500DD"/>
    <w:rsid w:val="0095548B"/>
    <w:rsid w:val="00972A5F"/>
    <w:rsid w:val="009A1407"/>
    <w:rsid w:val="009A67F7"/>
    <w:rsid w:val="009A7DAA"/>
    <w:rsid w:val="009B0AD6"/>
    <w:rsid w:val="009C4D8A"/>
    <w:rsid w:val="009C7577"/>
    <w:rsid w:val="009D0F27"/>
    <w:rsid w:val="009E579E"/>
    <w:rsid w:val="009E710D"/>
    <w:rsid w:val="009F347C"/>
    <w:rsid w:val="009F4ACE"/>
    <w:rsid w:val="009F644E"/>
    <w:rsid w:val="00A0119F"/>
    <w:rsid w:val="00A040CF"/>
    <w:rsid w:val="00A04383"/>
    <w:rsid w:val="00A04EE4"/>
    <w:rsid w:val="00A27444"/>
    <w:rsid w:val="00A32CC5"/>
    <w:rsid w:val="00A36D7F"/>
    <w:rsid w:val="00A402B0"/>
    <w:rsid w:val="00A45750"/>
    <w:rsid w:val="00A60965"/>
    <w:rsid w:val="00A914C5"/>
    <w:rsid w:val="00A91FA9"/>
    <w:rsid w:val="00A9225F"/>
    <w:rsid w:val="00A95516"/>
    <w:rsid w:val="00AA262F"/>
    <w:rsid w:val="00AA34F0"/>
    <w:rsid w:val="00AA520C"/>
    <w:rsid w:val="00AB276D"/>
    <w:rsid w:val="00AB4BCD"/>
    <w:rsid w:val="00AC2A73"/>
    <w:rsid w:val="00AD5A72"/>
    <w:rsid w:val="00AD715A"/>
    <w:rsid w:val="00AE0F18"/>
    <w:rsid w:val="00AE792D"/>
    <w:rsid w:val="00AF0FAA"/>
    <w:rsid w:val="00AF35CC"/>
    <w:rsid w:val="00B001C3"/>
    <w:rsid w:val="00B0356C"/>
    <w:rsid w:val="00B060C3"/>
    <w:rsid w:val="00B11336"/>
    <w:rsid w:val="00B2142F"/>
    <w:rsid w:val="00B22950"/>
    <w:rsid w:val="00B324F2"/>
    <w:rsid w:val="00B34EAF"/>
    <w:rsid w:val="00B36ECF"/>
    <w:rsid w:val="00B521B5"/>
    <w:rsid w:val="00B5602C"/>
    <w:rsid w:val="00BA07FB"/>
    <w:rsid w:val="00BA6006"/>
    <w:rsid w:val="00BB0467"/>
    <w:rsid w:val="00BB44CA"/>
    <w:rsid w:val="00BB7232"/>
    <w:rsid w:val="00BC6045"/>
    <w:rsid w:val="00BD011B"/>
    <w:rsid w:val="00BF2717"/>
    <w:rsid w:val="00BF6987"/>
    <w:rsid w:val="00C11768"/>
    <w:rsid w:val="00C11BFA"/>
    <w:rsid w:val="00C173FD"/>
    <w:rsid w:val="00C23F68"/>
    <w:rsid w:val="00C304C2"/>
    <w:rsid w:val="00C346D4"/>
    <w:rsid w:val="00C357EE"/>
    <w:rsid w:val="00C36501"/>
    <w:rsid w:val="00C3672A"/>
    <w:rsid w:val="00C464D1"/>
    <w:rsid w:val="00C46E47"/>
    <w:rsid w:val="00C603C6"/>
    <w:rsid w:val="00C6542F"/>
    <w:rsid w:val="00C731E9"/>
    <w:rsid w:val="00C82DA9"/>
    <w:rsid w:val="00C848BD"/>
    <w:rsid w:val="00C93D58"/>
    <w:rsid w:val="00C9593E"/>
    <w:rsid w:val="00CB0738"/>
    <w:rsid w:val="00CB6474"/>
    <w:rsid w:val="00CB7FE2"/>
    <w:rsid w:val="00CC04D3"/>
    <w:rsid w:val="00CC1B4C"/>
    <w:rsid w:val="00CC544B"/>
    <w:rsid w:val="00CD2B5E"/>
    <w:rsid w:val="00CD7358"/>
    <w:rsid w:val="00CE0145"/>
    <w:rsid w:val="00CE45DC"/>
    <w:rsid w:val="00D0583E"/>
    <w:rsid w:val="00D22C3E"/>
    <w:rsid w:val="00D23048"/>
    <w:rsid w:val="00D25D18"/>
    <w:rsid w:val="00D27327"/>
    <w:rsid w:val="00D30AEF"/>
    <w:rsid w:val="00D41E14"/>
    <w:rsid w:val="00D54B2A"/>
    <w:rsid w:val="00D5509D"/>
    <w:rsid w:val="00D618AE"/>
    <w:rsid w:val="00D64F72"/>
    <w:rsid w:val="00D64FD6"/>
    <w:rsid w:val="00D710D8"/>
    <w:rsid w:val="00D761E3"/>
    <w:rsid w:val="00D96B44"/>
    <w:rsid w:val="00DA090B"/>
    <w:rsid w:val="00DB0EE8"/>
    <w:rsid w:val="00DC2D0E"/>
    <w:rsid w:val="00DC5022"/>
    <w:rsid w:val="00DC6AB7"/>
    <w:rsid w:val="00DD1B3D"/>
    <w:rsid w:val="00DD7CB4"/>
    <w:rsid w:val="00E00AF8"/>
    <w:rsid w:val="00E12AD4"/>
    <w:rsid w:val="00E24597"/>
    <w:rsid w:val="00E32AF8"/>
    <w:rsid w:val="00E37B86"/>
    <w:rsid w:val="00E44B7F"/>
    <w:rsid w:val="00E57976"/>
    <w:rsid w:val="00E71FDD"/>
    <w:rsid w:val="00E82056"/>
    <w:rsid w:val="00E870D2"/>
    <w:rsid w:val="00E9068B"/>
    <w:rsid w:val="00E9147F"/>
    <w:rsid w:val="00EB6317"/>
    <w:rsid w:val="00EB7AD8"/>
    <w:rsid w:val="00EC2DAF"/>
    <w:rsid w:val="00EE3EBD"/>
    <w:rsid w:val="00EE60F9"/>
    <w:rsid w:val="00EF2C05"/>
    <w:rsid w:val="00EF69F7"/>
    <w:rsid w:val="00EF7B0C"/>
    <w:rsid w:val="00F11404"/>
    <w:rsid w:val="00F21DFA"/>
    <w:rsid w:val="00F27B30"/>
    <w:rsid w:val="00F33196"/>
    <w:rsid w:val="00F33972"/>
    <w:rsid w:val="00F460BB"/>
    <w:rsid w:val="00F46961"/>
    <w:rsid w:val="00F47CB4"/>
    <w:rsid w:val="00F63DEC"/>
    <w:rsid w:val="00F65CF2"/>
    <w:rsid w:val="00F70D24"/>
    <w:rsid w:val="00F7331A"/>
    <w:rsid w:val="00F7767C"/>
    <w:rsid w:val="00F85FEA"/>
    <w:rsid w:val="00F92A5A"/>
    <w:rsid w:val="00FA335B"/>
    <w:rsid w:val="00FB577F"/>
    <w:rsid w:val="00FC23CD"/>
    <w:rsid w:val="00FC4AEA"/>
    <w:rsid w:val="00FC6E44"/>
    <w:rsid w:val="00FD0EC5"/>
    <w:rsid w:val="00FD1520"/>
    <w:rsid w:val="00FD38D0"/>
    <w:rsid w:val="00FD48F8"/>
    <w:rsid w:val="00FD6983"/>
    <w:rsid w:val="00FD73C4"/>
    <w:rsid w:val="00FE167D"/>
    <w:rsid w:val="00FE6FBB"/>
    <w:rsid w:val="00FF251A"/>
    <w:rsid w:val="00FF4CE4"/>
    <w:rsid w:val="00FF5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ACD100-0F18-4ABB-92F1-32820EBF2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477"/>
    <w:pPr>
      <w:spacing w:after="0" w:line="300" w:lineRule="atLeast"/>
      <w:jc w:val="both"/>
    </w:pPr>
  </w:style>
  <w:style w:type="paragraph" w:styleId="Heading1">
    <w:name w:val="heading 1"/>
    <w:basedOn w:val="Normal"/>
    <w:next w:val="Normal"/>
    <w:link w:val="Heading1Char"/>
    <w:qFormat/>
    <w:rsid w:val="006D472C"/>
    <w:pPr>
      <w:keepNext/>
      <w:keepLines/>
      <w:numPr>
        <w:numId w:val="4"/>
      </w:numPr>
      <w:spacing w:before="240" w:after="240"/>
      <w:outlineLvl w:val="0"/>
    </w:pPr>
    <w:rPr>
      <w:rFonts w:eastAsiaTheme="majorEastAsia" w:cstheme="majorBidi"/>
      <w:b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unhideWhenUsed/>
    <w:qFormat/>
    <w:rsid w:val="00CE0145"/>
    <w:pPr>
      <w:numPr>
        <w:ilvl w:val="1"/>
      </w:numPr>
      <w:shd w:val="clear" w:color="auto" w:fill="BFBFBF" w:themeFill="background1" w:themeFillShade="BF"/>
      <w:tabs>
        <w:tab w:val="left" w:pos="709"/>
      </w:tabs>
      <w:spacing w:after="0" w:line="400" w:lineRule="atLeast"/>
      <w:ind w:left="709" w:hanging="709"/>
      <w:outlineLvl w:val="1"/>
    </w:pPr>
    <w:rPr>
      <w:rFonts w:eastAsia="Calibri"/>
      <w:position w:val="10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3704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aliases w:val="Problem"/>
    <w:basedOn w:val="Normal"/>
    <w:next w:val="Normal"/>
    <w:link w:val="Heading4Char"/>
    <w:unhideWhenUsed/>
    <w:qFormat/>
    <w:rsid w:val="006D472C"/>
    <w:pPr>
      <w:keepNext/>
      <w:numPr>
        <w:numId w:val="1"/>
      </w:numPr>
      <w:shd w:val="clear" w:color="auto" w:fill="E7E6E6"/>
      <w:tabs>
        <w:tab w:val="left" w:pos="709"/>
      </w:tabs>
      <w:spacing w:before="360" w:after="120" w:line="380" w:lineRule="atLeast"/>
      <w:jc w:val="left"/>
      <w:outlineLvl w:val="3"/>
    </w:pPr>
    <w:rPr>
      <w:rFonts w:eastAsia="Times New Roman" w:cs="Times New Roman"/>
      <w:color w:val="B40000"/>
      <w:spacing w:val="8"/>
      <w:position w:val="10"/>
      <w:sz w:val="24"/>
      <w:szCs w:val="2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70477"/>
    <w:pPr>
      <w:keepNext/>
      <w:spacing w:line="240" w:lineRule="auto"/>
      <w:jc w:val="center"/>
      <w:outlineLvl w:val="4"/>
    </w:pPr>
    <w:rPr>
      <w:rFonts w:ascii="Times New Roman" w:eastAsia="Times New Roman" w:hAnsi="Times New Roman" w:cs="Times New Roman"/>
      <w:sz w:val="28"/>
      <w:szCs w:val="2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70477"/>
    <w:pPr>
      <w:keepNext/>
      <w:spacing w:line="240" w:lineRule="auto"/>
      <w:ind w:left="360"/>
      <w:outlineLvl w:val="7"/>
    </w:pPr>
    <w:rPr>
      <w:rFonts w:ascii="Times New Roman" w:eastAsia="Times New Roman" w:hAnsi="Times New Roman" w:cs="Times New Roman"/>
      <w:sz w:val="28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D472C"/>
    <w:rPr>
      <w:rFonts w:eastAsiaTheme="majorEastAsia" w:cstheme="majorBidi"/>
      <w:b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E0145"/>
    <w:rPr>
      <w:rFonts w:eastAsia="Calibri" w:cstheme="majorBidi"/>
      <w:b/>
      <w:color w:val="244061" w:themeColor="accent1" w:themeShade="80"/>
      <w:position w:val="10"/>
      <w:sz w:val="28"/>
      <w:szCs w:val="32"/>
      <w:shd w:val="clear" w:color="auto" w:fill="BFBFBF" w:themeFill="background1" w:themeFillShade="BF"/>
    </w:rPr>
  </w:style>
  <w:style w:type="character" w:customStyle="1" w:styleId="Heading3Char">
    <w:name w:val="Heading 3 Char"/>
    <w:basedOn w:val="DefaultParagraphFont"/>
    <w:link w:val="Heading3"/>
    <w:rsid w:val="0037047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aliases w:val="Problem Char"/>
    <w:basedOn w:val="DefaultParagraphFont"/>
    <w:link w:val="Heading4"/>
    <w:rsid w:val="006D472C"/>
    <w:rPr>
      <w:rFonts w:eastAsia="Times New Roman" w:cs="Times New Roman"/>
      <w:color w:val="B40000"/>
      <w:spacing w:val="8"/>
      <w:position w:val="10"/>
      <w:sz w:val="24"/>
      <w:szCs w:val="20"/>
      <w:shd w:val="clear" w:color="auto" w:fill="E7E6E6"/>
    </w:rPr>
  </w:style>
  <w:style w:type="character" w:customStyle="1" w:styleId="Heading5Char">
    <w:name w:val="Heading 5 Char"/>
    <w:basedOn w:val="DefaultParagraphFont"/>
    <w:link w:val="Heading5"/>
    <w:semiHidden/>
    <w:rsid w:val="00370477"/>
    <w:rPr>
      <w:rFonts w:ascii="Times New Roman" w:eastAsia="Times New Roman" w:hAnsi="Times New Roman" w:cs="Times New Roman"/>
      <w:sz w:val="28"/>
      <w:szCs w:val="20"/>
    </w:rPr>
  </w:style>
  <w:style w:type="character" w:customStyle="1" w:styleId="Heading8Char">
    <w:name w:val="Heading 8 Char"/>
    <w:basedOn w:val="DefaultParagraphFont"/>
    <w:link w:val="Heading8"/>
    <w:semiHidden/>
    <w:rsid w:val="00370477"/>
    <w:rPr>
      <w:rFonts w:ascii="Times New Roman" w:eastAsia="Times New Roman" w:hAnsi="Times New Roman" w:cs="Times New Roman"/>
      <w:sz w:val="28"/>
      <w:szCs w:val="2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70477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370477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370477"/>
  </w:style>
  <w:style w:type="paragraph" w:styleId="Footer">
    <w:name w:val="footer"/>
    <w:basedOn w:val="Normal"/>
    <w:link w:val="FooterChar"/>
    <w:unhideWhenUsed/>
    <w:rsid w:val="00370477"/>
    <w:pPr>
      <w:tabs>
        <w:tab w:val="center" w:pos="4820"/>
        <w:tab w:val="right" w:pos="9639"/>
      </w:tabs>
      <w:spacing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370477"/>
    <w:rPr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7047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77517"/>
    <w:pPr>
      <w:tabs>
        <w:tab w:val="left" w:pos="142"/>
        <w:tab w:val="left" w:pos="426"/>
        <w:tab w:val="right" w:leader="dot" w:pos="9629"/>
      </w:tabs>
      <w:spacing w:before="240" w:after="120"/>
      <w:jc w:val="left"/>
    </w:pPr>
    <w:rPr>
      <w:rFonts w:eastAsiaTheme="minorEastAsia" w:cs="Times New Roman"/>
      <w:b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77517"/>
    <w:pPr>
      <w:tabs>
        <w:tab w:val="left" w:pos="440"/>
        <w:tab w:val="right" w:leader="dot" w:pos="9629"/>
      </w:tabs>
      <w:spacing w:before="240" w:after="120"/>
    </w:pPr>
    <w:rPr>
      <w:rFonts w:eastAsiaTheme="minorEastAsia" w:cs="Times New Roman"/>
      <w:b/>
      <w:noProof/>
      <w:color w:val="1F497D" w:themeColor="text2"/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7047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370477"/>
    <w:rPr>
      <w:color w:val="0000FF" w:themeColor="hyperlink"/>
      <w:u w:val="single"/>
    </w:rPr>
  </w:style>
  <w:style w:type="paragraph" w:styleId="Caption">
    <w:name w:val="caption"/>
    <w:basedOn w:val="Normal"/>
    <w:next w:val="Normal"/>
    <w:unhideWhenUsed/>
    <w:rsid w:val="003704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4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477"/>
    <w:rPr>
      <w:rFonts w:ascii="Tahoma" w:hAnsi="Tahoma" w:cs="Tahoma"/>
      <w:sz w:val="16"/>
      <w:szCs w:val="16"/>
    </w:rPr>
  </w:style>
  <w:style w:type="table" w:styleId="TableClassic1">
    <w:name w:val="Table Classic 1"/>
    <w:basedOn w:val="TableNormal"/>
    <w:rsid w:val="00370477"/>
    <w:pPr>
      <w:spacing w:after="6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l-GR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HistoryLinen">
    <w:name w:val="History Line n"/>
    <w:basedOn w:val="Normal"/>
    <w:rsid w:val="00370477"/>
    <w:pPr>
      <w:keepNext/>
      <w:keepLines/>
      <w:widowControl w:val="0"/>
      <w:spacing w:before="20" w:after="20" w:line="240" w:lineRule="auto"/>
    </w:pPr>
    <w:rPr>
      <w:rFonts w:ascii="Century Gothic" w:eastAsia="Times New Roman" w:hAnsi="Century Gothic" w:cs="Times New Roman"/>
      <w:i/>
      <w:sz w:val="18"/>
      <w:szCs w:val="20"/>
      <w:lang w:val="en-GB"/>
    </w:rPr>
  </w:style>
  <w:style w:type="paragraph" w:styleId="Title">
    <w:name w:val="Title"/>
    <w:basedOn w:val="Normal"/>
    <w:next w:val="Actions"/>
    <w:link w:val="TitleChar"/>
    <w:qFormat/>
    <w:rsid w:val="006D472C"/>
    <w:pPr>
      <w:spacing w:before="120" w:after="60"/>
    </w:pPr>
    <w:rPr>
      <w:b/>
      <w:color w:val="244061" w:themeColor="accent1" w:themeShade="80"/>
      <w:spacing w:val="10"/>
      <w14:shadow w14:blurRad="50800" w14:dist="12700" w14:dir="1800000" w14:sx="100000" w14:sy="100000" w14:kx="0" w14:ky="0" w14:algn="tl">
        <w14:srgbClr w14:val="000000">
          <w14:alpha w14:val="65000"/>
        </w14:srgbClr>
      </w14:shadow>
    </w:rPr>
  </w:style>
  <w:style w:type="character" w:customStyle="1" w:styleId="TitleChar">
    <w:name w:val="Title Char"/>
    <w:basedOn w:val="DefaultParagraphFont"/>
    <w:link w:val="Title"/>
    <w:rsid w:val="006D472C"/>
    <w:rPr>
      <w:b/>
      <w:color w:val="244061" w:themeColor="accent1" w:themeShade="80"/>
      <w:spacing w:val="10"/>
      <w14:shadow w14:blurRad="50800" w14:dist="12700" w14:dir="1800000" w14:sx="100000" w14:sy="100000" w14:kx="0" w14:ky="0" w14:algn="tl">
        <w14:srgbClr w14:val="000000">
          <w14:alpha w14:val="65000"/>
        </w14:srgbClr>
      </w14:shadow>
    </w:rPr>
  </w:style>
  <w:style w:type="paragraph" w:styleId="BodyText">
    <w:name w:val="Body Text"/>
    <w:basedOn w:val="Normal"/>
    <w:link w:val="BodyTextChar"/>
    <w:semiHidden/>
    <w:unhideWhenUsed/>
    <w:rsid w:val="00370477"/>
    <w:pPr>
      <w:spacing w:line="240" w:lineRule="auto"/>
      <w:jc w:val="left"/>
    </w:pPr>
    <w:rPr>
      <w:rFonts w:ascii="Arial" w:eastAsia="Times New Roman" w:hAnsi="Arial" w:cs="Times New Roman"/>
      <w:b/>
      <w:sz w:val="24"/>
      <w:szCs w:val="20"/>
      <w:u w:val="single"/>
    </w:rPr>
  </w:style>
  <w:style w:type="character" w:customStyle="1" w:styleId="BodyTextChar">
    <w:name w:val="Body Text Char"/>
    <w:basedOn w:val="DefaultParagraphFont"/>
    <w:link w:val="BodyText"/>
    <w:semiHidden/>
    <w:rsid w:val="00370477"/>
    <w:rPr>
      <w:rFonts w:ascii="Arial" w:eastAsia="Times New Roman" w:hAnsi="Arial" w:cs="Times New Roman"/>
      <w:b/>
      <w:sz w:val="24"/>
      <w:szCs w:val="20"/>
      <w:u w:val="single"/>
    </w:rPr>
  </w:style>
  <w:style w:type="paragraph" w:styleId="BodyTextIndent">
    <w:name w:val="Body Text Indent"/>
    <w:basedOn w:val="Normal"/>
    <w:link w:val="BodyTextIndentChar"/>
    <w:semiHidden/>
    <w:unhideWhenUsed/>
    <w:rsid w:val="00370477"/>
    <w:pPr>
      <w:spacing w:line="240" w:lineRule="auto"/>
      <w:ind w:left="360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370477"/>
    <w:rPr>
      <w:rFonts w:ascii="Times New Roman" w:eastAsia="Times New Roman" w:hAnsi="Times New Roman" w:cs="Times New Roman"/>
      <w:sz w:val="28"/>
      <w:szCs w:val="20"/>
    </w:rPr>
  </w:style>
  <w:style w:type="paragraph" w:customStyle="1" w:styleId="Actions">
    <w:name w:val="Actions"/>
    <w:basedOn w:val="ListParagraph"/>
    <w:link w:val="ActionsChar"/>
    <w:qFormat/>
    <w:rsid w:val="00370477"/>
    <w:pPr>
      <w:numPr>
        <w:numId w:val="3"/>
      </w:numPr>
      <w:tabs>
        <w:tab w:val="left" w:pos="709"/>
      </w:tabs>
      <w:spacing w:after="20" w:line="260" w:lineRule="atLeast"/>
      <w:contextualSpacing w:val="0"/>
      <w:jc w:val="left"/>
    </w:pPr>
  </w:style>
  <w:style w:type="paragraph" w:customStyle="1" w:styleId="Causes">
    <w:name w:val="Causes"/>
    <w:basedOn w:val="Actions"/>
    <w:link w:val="CausesChar"/>
    <w:rsid w:val="00370477"/>
    <w:pPr>
      <w:numPr>
        <w:numId w:val="2"/>
      </w:numPr>
      <w:ind w:left="709" w:hanging="283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70477"/>
  </w:style>
  <w:style w:type="character" w:customStyle="1" w:styleId="ActionsChar">
    <w:name w:val="Actions Char"/>
    <w:basedOn w:val="ListParagraphChar"/>
    <w:link w:val="Actions"/>
    <w:rsid w:val="00370477"/>
  </w:style>
  <w:style w:type="paragraph" w:styleId="TOC4">
    <w:name w:val="toc 4"/>
    <w:basedOn w:val="Normal"/>
    <w:next w:val="Normal"/>
    <w:autoRedefine/>
    <w:uiPriority w:val="39"/>
    <w:unhideWhenUsed/>
    <w:rsid w:val="00477517"/>
    <w:pPr>
      <w:tabs>
        <w:tab w:val="left" w:pos="851"/>
        <w:tab w:val="right" w:leader="dot" w:pos="9639"/>
      </w:tabs>
      <w:spacing w:after="20" w:line="280" w:lineRule="atLeast"/>
      <w:ind w:left="851" w:right="425" w:hanging="425"/>
    </w:pPr>
  </w:style>
  <w:style w:type="character" w:customStyle="1" w:styleId="CausesChar">
    <w:name w:val="Causes Char"/>
    <w:basedOn w:val="ActionsChar"/>
    <w:link w:val="Causes"/>
    <w:rsid w:val="00370477"/>
  </w:style>
  <w:style w:type="paragraph" w:customStyle="1" w:styleId="BulletwithNo">
    <w:name w:val="Bullet with No"/>
    <w:basedOn w:val="Normal"/>
    <w:link w:val="BulletwithNoChar"/>
    <w:rsid w:val="00EF2C05"/>
    <w:pPr>
      <w:numPr>
        <w:ilvl w:val="6"/>
        <w:numId w:val="4"/>
      </w:numPr>
      <w:spacing w:before="240"/>
    </w:pPr>
  </w:style>
  <w:style w:type="character" w:customStyle="1" w:styleId="BulletwithNoChar">
    <w:name w:val="Bullet with No Char"/>
    <w:basedOn w:val="ListParagraphChar"/>
    <w:link w:val="BulletwithNo"/>
    <w:rsid w:val="00EF2C05"/>
  </w:style>
  <w:style w:type="table" w:styleId="TableGrid">
    <w:name w:val="Table Grid"/>
    <w:basedOn w:val="TableNormal"/>
    <w:uiPriority w:val="59"/>
    <w:rsid w:val="00794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23F68"/>
    <w:rPr>
      <w:b/>
      <w:bCs/>
    </w:rPr>
  </w:style>
  <w:style w:type="paragraph" w:styleId="NormalWeb">
    <w:name w:val="Normal (Web)"/>
    <w:basedOn w:val="Normal"/>
    <w:uiPriority w:val="99"/>
    <w:unhideWhenUsed/>
    <w:rsid w:val="0020193F"/>
    <w:pPr>
      <w:spacing w:line="240" w:lineRule="auto"/>
      <w:jc w:val="left"/>
    </w:pPr>
    <w:rPr>
      <w:rFonts w:ascii="Times New Roman" w:hAnsi="Times New Roman" w:cs="Times New Roman"/>
      <w:sz w:val="24"/>
      <w:szCs w:val="24"/>
      <w:lang w:eastAsia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EF7B0C"/>
    <w:rPr>
      <w:color w:val="800080" w:themeColor="followedHyperlink"/>
      <w:u w:val="single"/>
    </w:rPr>
  </w:style>
  <w:style w:type="paragraph" w:customStyle="1" w:styleId="Default">
    <w:name w:val="Default"/>
    <w:rsid w:val="00225541"/>
    <w:pPr>
      <w:widowControl w:val="0"/>
      <w:autoSpaceDE w:val="0"/>
      <w:autoSpaceDN w:val="0"/>
      <w:adjustRightInd w:val="0"/>
      <w:spacing w:after="0" w:line="240" w:lineRule="auto"/>
    </w:pPr>
    <w:rPr>
      <w:rFonts w:ascii="Carlito" w:eastAsiaTheme="minorEastAsia" w:hAnsi="Carlito" w:cs="Carlito"/>
      <w:color w:val="000000"/>
      <w:sz w:val="24"/>
      <w:szCs w:val="24"/>
      <w:lang w:eastAsia="el-GR"/>
    </w:rPr>
  </w:style>
  <w:style w:type="paragraph" w:customStyle="1" w:styleId="CM2">
    <w:name w:val="CM2"/>
    <w:basedOn w:val="Default"/>
    <w:next w:val="Default"/>
    <w:uiPriority w:val="99"/>
    <w:rsid w:val="00225541"/>
    <w:rPr>
      <w:rFonts w:cstheme="minorBidi"/>
      <w:color w:val="auto"/>
    </w:rPr>
  </w:style>
  <w:style w:type="table" w:styleId="GridTable4">
    <w:name w:val="Grid Table 4"/>
    <w:basedOn w:val="TableNormal"/>
    <w:uiPriority w:val="49"/>
    <w:rsid w:val="002255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1D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1DFA"/>
    <w:rPr>
      <w:rFonts w:ascii="Courier New" w:eastAsia="Times New Roman" w:hAnsi="Courier New" w:cs="Courier New"/>
      <w:sz w:val="20"/>
      <w:szCs w:val="20"/>
      <w:lang w:eastAsia="el-GR"/>
    </w:rPr>
  </w:style>
  <w:style w:type="paragraph" w:styleId="Revision">
    <w:name w:val="Revision"/>
    <w:hidden/>
    <w:uiPriority w:val="99"/>
    <w:semiHidden/>
    <w:rsid w:val="00C304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37954-A54B-4E32-8AB9-40C46DF5B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1530</Words>
  <Characters>8262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Makaronas Ioannis</dc:creator>
  <cp:lastModifiedBy>Makaronas Ioannis</cp:lastModifiedBy>
  <cp:revision>4</cp:revision>
  <cp:lastPrinted>2015-11-09T08:32:00Z</cp:lastPrinted>
  <dcterms:created xsi:type="dcterms:W3CDTF">2017-10-03T08:32:00Z</dcterms:created>
  <dcterms:modified xsi:type="dcterms:W3CDTF">2017-10-03T09:07:00Z</dcterms:modified>
</cp:coreProperties>
</file>